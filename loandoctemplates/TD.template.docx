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8A7CE" w14:textId="77777777" w:rsidR="007D1C58" w:rsidRPr="00ED6624" w:rsidRDefault="007D1C58" w:rsidP="007D1C58">
      <w:pPr>
        <w:jc w:val="both"/>
      </w:pPr>
      <w:r w:rsidRPr="00ED6624">
        <w:t xml:space="preserve">Recording Requested By </w:t>
      </w:r>
    </w:p>
    <w:p w14:paraId="04C2FAF7" w14:textId="0C737D80" w:rsidR="007D1C58" w:rsidRPr="00ED6624" w:rsidRDefault="0094152C" w:rsidP="007D1C58">
      <w:pPr>
        <w:jc w:val="both"/>
      </w:pPr>
      <w:r w:rsidRPr="00ED6624">
        <w:rPr>
          <w:i/>
          <w:iCs/>
        </w:rPr>
        <w:t>{TITLE COMPANY}</w:t>
      </w:r>
    </w:p>
    <w:p w14:paraId="4418A7D0" w14:textId="1E645E89" w:rsidR="007D1C58" w:rsidRPr="00ED6624" w:rsidRDefault="007D1C58" w:rsidP="007D1C58">
      <w:pPr>
        <w:jc w:val="both"/>
      </w:pPr>
      <w:r w:rsidRPr="00ED6624">
        <w:t xml:space="preserve">Order No. </w:t>
      </w:r>
      <w:r w:rsidR="0094152C" w:rsidRPr="00ED6624">
        <w:t>{</w:t>
      </w:r>
      <w:r w:rsidR="0094152C" w:rsidRPr="00ED6624">
        <w:rPr>
          <w:i/>
          <w:iCs/>
        </w:rPr>
        <w:t>TITLE ORDER NUMBER}</w:t>
      </w:r>
    </w:p>
    <w:p w14:paraId="10E59FBA" w14:textId="779D8574" w:rsidR="00F9193B" w:rsidRPr="00ED6624" w:rsidRDefault="007D1C58" w:rsidP="007D1C58">
      <w:pPr>
        <w:jc w:val="both"/>
      </w:pPr>
      <w:r w:rsidRPr="00ED6624">
        <w:t xml:space="preserve">APN: </w:t>
      </w:r>
      <w:r w:rsidR="0094152C" w:rsidRPr="00ED6624">
        <w:rPr>
          <w:i/>
          <w:iCs/>
        </w:rPr>
        <w:t>{PROPERTY APN(s)}</w:t>
      </w:r>
    </w:p>
    <w:p w14:paraId="4418A7D2" w14:textId="77777777" w:rsidR="00F9193B" w:rsidRPr="00ED6624" w:rsidRDefault="00F9193B">
      <w:pPr>
        <w:jc w:val="both"/>
      </w:pPr>
    </w:p>
    <w:p w14:paraId="4418A7D3" w14:textId="77777777" w:rsidR="00F9193B" w:rsidRPr="00ED6624" w:rsidRDefault="00F9193B">
      <w:pPr>
        <w:jc w:val="both"/>
      </w:pPr>
    </w:p>
    <w:p w14:paraId="4418A7D4" w14:textId="77777777" w:rsidR="00F9193B" w:rsidRPr="00ED6624" w:rsidRDefault="00F9193B">
      <w:pPr>
        <w:jc w:val="both"/>
      </w:pPr>
    </w:p>
    <w:p w14:paraId="4418A7D5" w14:textId="433412CB" w:rsidR="00F9193B" w:rsidRPr="00ED6624" w:rsidRDefault="00F9193B">
      <w:pPr>
        <w:jc w:val="both"/>
      </w:pPr>
      <w:r w:rsidRPr="00ED6624">
        <w:t>When Recorded Mail To</w:t>
      </w:r>
      <w:r w:rsidR="003E3B9E" w:rsidRPr="00ED6624">
        <w:t>:</w:t>
      </w:r>
    </w:p>
    <w:p w14:paraId="4418A7D6" w14:textId="77777777" w:rsidR="00F9193B" w:rsidRPr="00ED6624" w:rsidRDefault="00F9193B">
      <w:pPr>
        <w:jc w:val="both"/>
      </w:pPr>
    </w:p>
    <w:p w14:paraId="4418A7D7" w14:textId="77777777" w:rsidR="00F9193B" w:rsidRPr="00ED6624" w:rsidRDefault="00147BD6">
      <w:pPr>
        <w:jc w:val="both"/>
      </w:pPr>
      <w:r w:rsidRPr="00ED6624">
        <w:t>LONE OAK FUND</w:t>
      </w:r>
      <w:r w:rsidR="00F9193B" w:rsidRPr="00ED6624">
        <w:t>, LLC</w:t>
      </w:r>
    </w:p>
    <w:p w14:paraId="4418A7D8" w14:textId="77777777" w:rsidR="007152AA" w:rsidRPr="00ED6624" w:rsidRDefault="007152AA" w:rsidP="007152AA">
      <w:pPr>
        <w:jc w:val="both"/>
      </w:pPr>
      <w:r w:rsidRPr="00ED6624">
        <w:t>11611 San Vicente Boulevard, Suite 640</w:t>
      </w:r>
    </w:p>
    <w:p w14:paraId="4418A7D9" w14:textId="77777777" w:rsidR="007152AA" w:rsidRPr="00ED6624" w:rsidRDefault="007152AA" w:rsidP="007152AA">
      <w:pPr>
        <w:jc w:val="both"/>
      </w:pPr>
      <w:r w:rsidRPr="00ED6624">
        <w:t>Los Angeles, CA 90049</w:t>
      </w:r>
    </w:p>
    <w:p w14:paraId="4418A7DA" w14:textId="77777777" w:rsidR="00F9193B" w:rsidRPr="00ED6624" w:rsidRDefault="00F9193B">
      <w:pPr>
        <w:pBdr>
          <w:bottom w:val="double" w:sz="6" w:space="1" w:color="auto"/>
        </w:pBdr>
        <w:jc w:val="both"/>
      </w:pPr>
    </w:p>
    <w:p w14:paraId="4418A7DB" w14:textId="77777777" w:rsidR="00F9193B" w:rsidRPr="00ED6624" w:rsidRDefault="00F9193B">
      <w:pPr>
        <w:jc w:val="both"/>
        <w:rPr>
          <w:b/>
        </w:rPr>
      </w:pPr>
    </w:p>
    <w:p w14:paraId="4418A7DC" w14:textId="77777777" w:rsidR="00F9193B" w:rsidRPr="00ED6624" w:rsidRDefault="00F9193B">
      <w:pPr>
        <w:jc w:val="center"/>
        <w:rPr>
          <w:b/>
        </w:rPr>
      </w:pPr>
      <w:r w:rsidRPr="00ED6624">
        <w:rPr>
          <w:b/>
        </w:rPr>
        <w:t xml:space="preserve">DEED OF TRUST </w:t>
      </w:r>
      <w:r w:rsidR="006D1780" w:rsidRPr="00ED6624">
        <w:rPr>
          <w:b/>
        </w:rPr>
        <w:t>WITH ABSOLUTE ASSIGNMENT OF LEASES AND RENTS, SECURITY AGREEMENT AND FIXTURE FILING</w:t>
      </w:r>
    </w:p>
    <w:p w14:paraId="4418A7DD" w14:textId="77777777" w:rsidR="00380E99" w:rsidRPr="00ED6624" w:rsidRDefault="00380E99">
      <w:pPr>
        <w:jc w:val="center"/>
        <w:rPr>
          <w:b/>
        </w:rPr>
      </w:pPr>
      <w:r w:rsidRPr="00ED6624">
        <w:rPr>
          <w:b/>
        </w:rPr>
        <w:t>(First Priority)</w:t>
      </w:r>
    </w:p>
    <w:p w14:paraId="4418A7DE" w14:textId="77777777" w:rsidR="00F9193B" w:rsidRPr="00ED6624" w:rsidRDefault="00F9193B">
      <w:pPr>
        <w:jc w:val="both"/>
      </w:pPr>
    </w:p>
    <w:p w14:paraId="4418A7E0" w14:textId="0C5BFD90" w:rsidR="00F9193B" w:rsidRPr="00ED6624" w:rsidRDefault="006A634A" w:rsidP="00B518EA">
      <w:pPr>
        <w:spacing w:after="240"/>
        <w:jc w:val="both"/>
      </w:pPr>
      <w:r w:rsidRPr="00ED6624">
        <w:t>THIS DEED OF TRUST WITH ABSOLUTE ASSIGNMENT OF LEASES AND RENTS, SECURITY AGREEMENT AND FIXTURE FILING (this “</w:t>
      </w:r>
      <w:r w:rsidRPr="00ED6624">
        <w:rPr>
          <w:b/>
        </w:rPr>
        <w:t>Deed of Trust</w:t>
      </w:r>
      <w:r w:rsidRPr="00ED6624">
        <w:t>”), made as of</w:t>
      </w:r>
      <w:r w:rsidR="0094152C" w:rsidRPr="00ED6624">
        <w:t xml:space="preserve"> {</w:t>
      </w:r>
      <w:r w:rsidR="0094152C" w:rsidRPr="00ED6624">
        <w:rPr>
          <w:i/>
          <w:iCs/>
        </w:rPr>
        <w:t>LOAN DOC DATE}</w:t>
      </w:r>
      <w:r w:rsidR="00E8161E" w:rsidRPr="00ED6624">
        <w:t>,</w:t>
      </w:r>
      <w:r w:rsidRPr="00ED6624">
        <w:t xml:space="preserve"> is entered into by and among:</w:t>
      </w:r>
    </w:p>
    <w:p w14:paraId="4418A7E2" w14:textId="60DAA15D" w:rsidR="00F9193B" w:rsidRPr="00ED6624" w:rsidRDefault="0094152C" w:rsidP="00B518EA">
      <w:pPr>
        <w:spacing w:after="240"/>
        <w:jc w:val="both"/>
      </w:pPr>
      <w:r w:rsidRPr="00ED6624">
        <w:t>{</w:t>
      </w:r>
      <w:r w:rsidRPr="00ED6624">
        <w:rPr>
          <w:i/>
          <w:iCs/>
        </w:rPr>
        <w:t>BORROWER VESTING}</w:t>
      </w:r>
      <w:r w:rsidR="004733A4">
        <w:t> </w:t>
      </w:r>
      <w:r w:rsidR="007D1C58" w:rsidRPr="00ED6624">
        <w:t>(“</w:t>
      </w:r>
      <w:r w:rsidR="007D1C58" w:rsidRPr="00ED6624">
        <w:rPr>
          <w:b/>
        </w:rPr>
        <w:t>Trustor</w:t>
      </w:r>
      <w:r w:rsidR="007D1C58" w:rsidRPr="00ED6624">
        <w:t xml:space="preserve">”), whose address is </w:t>
      </w:r>
      <w:r w:rsidRPr="00ED6624">
        <w:t>{</w:t>
      </w:r>
      <w:r w:rsidRPr="00ED6624">
        <w:rPr>
          <w:i/>
          <w:iCs/>
        </w:rPr>
        <w:t>BORROWER ADDRESS}</w:t>
      </w:r>
      <w:r w:rsidR="00F31A94" w:rsidRPr="00ED6624">
        <w:rPr>
          <w:spacing w:val="-3"/>
        </w:rPr>
        <w:t>,</w:t>
      </w:r>
      <w:r w:rsidR="007D1C58" w:rsidRPr="00ED6624">
        <w:t xml:space="preserve"> and </w:t>
      </w:r>
    </w:p>
    <w:p w14:paraId="4418A7E4" w14:textId="3A739095" w:rsidR="00F9193B" w:rsidRPr="00ED6624" w:rsidRDefault="00F9193B" w:rsidP="00B518EA">
      <w:pPr>
        <w:spacing w:after="240"/>
        <w:jc w:val="both"/>
      </w:pPr>
      <w:r w:rsidRPr="00ED6624">
        <w:t>LONE OAK INDUSTRIES INC., a California corporation</w:t>
      </w:r>
      <w:r w:rsidR="004733A4">
        <w:t> </w:t>
      </w:r>
      <w:r w:rsidR="006A634A" w:rsidRPr="00ED6624">
        <w:t>(“</w:t>
      </w:r>
      <w:r w:rsidR="006A634A" w:rsidRPr="00ED6624">
        <w:rPr>
          <w:b/>
        </w:rPr>
        <w:t>Trustee</w:t>
      </w:r>
      <w:r w:rsidR="006A634A" w:rsidRPr="00ED6624">
        <w:t xml:space="preserve">”), </w:t>
      </w:r>
      <w:r w:rsidRPr="00ED6624">
        <w:t xml:space="preserve">whose address is </w:t>
      </w:r>
      <w:r w:rsidR="001E38C8" w:rsidRPr="00ED6624">
        <w:t>11611 San Vicente Boulevard, Suite 640, Los Angeles, California 90049</w:t>
      </w:r>
      <w:r w:rsidRPr="00ED6624">
        <w:t>, and</w:t>
      </w:r>
    </w:p>
    <w:p w14:paraId="4418A7E6" w14:textId="557FA718" w:rsidR="002B4AF7" w:rsidRPr="00ED6624" w:rsidRDefault="00147BD6" w:rsidP="00B518EA">
      <w:pPr>
        <w:spacing w:after="240"/>
        <w:jc w:val="both"/>
      </w:pPr>
      <w:r w:rsidRPr="00ED6624">
        <w:t>LONE OAK FUND</w:t>
      </w:r>
      <w:r w:rsidR="00F9193B" w:rsidRPr="00ED6624">
        <w:t>, LLC, a California limited liability company</w:t>
      </w:r>
      <w:r w:rsidR="004733A4">
        <w:t> </w:t>
      </w:r>
      <w:r w:rsidR="006A634A" w:rsidRPr="00ED6624">
        <w:t>(“</w:t>
      </w:r>
      <w:r w:rsidR="006A634A" w:rsidRPr="00ED6624">
        <w:rPr>
          <w:b/>
        </w:rPr>
        <w:t>Beneficiary</w:t>
      </w:r>
      <w:r w:rsidR="006A634A" w:rsidRPr="00ED6624">
        <w:t xml:space="preserve">”), </w:t>
      </w:r>
      <w:r w:rsidR="00F9193B" w:rsidRPr="00ED6624">
        <w:t xml:space="preserve">whose address is </w:t>
      </w:r>
      <w:r w:rsidR="00C701C1" w:rsidRPr="00ED6624">
        <w:t>11611 San Vicente Boulevard, Suite 640, Los Angeles, California 90049</w:t>
      </w:r>
      <w:r w:rsidR="00F9193B" w:rsidRPr="00ED6624">
        <w:t>.</w:t>
      </w:r>
    </w:p>
    <w:p w14:paraId="4418A7E8" w14:textId="32EA9B42" w:rsidR="006D1780" w:rsidRPr="00ED6624" w:rsidRDefault="002B4AF7" w:rsidP="00B518EA">
      <w:pPr>
        <w:spacing w:after="240"/>
        <w:ind w:firstLine="720"/>
        <w:jc w:val="both"/>
      </w:pPr>
      <w:r w:rsidRPr="00ED6624">
        <w:t xml:space="preserve">Trustor irrevocably grants, conveys and assigns to Trustee, IN TRUST FOR THE BENEFIT OF BENEFICIARY, WITH POWER OF SALE AND RIGHT OF ENTRY AND POSSESSION, all of Trustor’s right, title and interest, whether now owned or hereafter acquired, in and to that certain real property </w:t>
      </w:r>
      <w:r w:rsidR="00D861BE" w:rsidRPr="00ED6624">
        <w:t xml:space="preserve">hereinafter </w:t>
      </w:r>
      <w:r w:rsidRPr="00ED6624">
        <w:t>described(the</w:t>
      </w:r>
      <w:r w:rsidR="004733A4">
        <w:t> </w:t>
      </w:r>
      <w:r w:rsidRPr="00ED6624">
        <w:t>“</w:t>
      </w:r>
      <w:r w:rsidRPr="00ED6624">
        <w:rPr>
          <w:b/>
        </w:rPr>
        <w:t>Land</w:t>
      </w:r>
      <w:r w:rsidRPr="00ED6624">
        <w:t>”), together with, all buildings and other improvements and fixtures now or hereafter located thereon</w:t>
      </w:r>
      <w:r w:rsidR="004733A4">
        <w:t xml:space="preserve"> </w:t>
      </w:r>
      <w:r w:rsidRPr="00ED6624">
        <w:t>(the</w:t>
      </w:r>
      <w:r w:rsidR="004733A4">
        <w:t> </w:t>
      </w:r>
      <w:r w:rsidRPr="00ED6624">
        <w:t>“</w:t>
      </w:r>
      <w:r w:rsidRPr="00ED6624">
        <w:rPr>
          <w:b/>
        </w:rPr>
        <w:t>Improvements</w:t>
      </w:r>
      <w:r w:rsidRPr="00ED6624">
        <w:t>”), all development rights, mineral and oil rights, appurtenances, easements and rights relating thereto, and all additions and accretions to, and the proceeds of, any of the foregoing (all of the foregoing being collectively referred to as the</w:t>
      </w:r>
      <w:r w:rsidR="004733A4">
        <w:t> </w:t>
      </w:r>
      <w:r w:rsidRPr="00ED6624">
        <w:t>“</w:t>
      </w:r>
      <w:r w:rsidRPr="00ED6624">
        <w:rPr>
          <w:b/>
        </w:rPr>
        <w:t>Property</w:t>
      </w:r>
      <w:r w:rsidR="006D1780" w:rsidRPr="00ED6624">
        <w:t>”):</w:t>
      </w:r>
    </w:p>
    <w:p w14:paraId="4418A7EA" w14:textId="2E87D426" w:rsidR="00541840" w:rsidRPr="00ED6624" w:rsidRDefault="0094152C" w:rsidP="00B518EA">
      <w:pPr>
        <w:spacing w:after="240"/>
        <w:jc w:val="both"/>
      </w:pPr>
      <w:r w:rsidRPr="00ED6624">
        <w:rPr>
          <w:i/>
          <w:iCs/>
          <w:noProof/>
        </w:rPr>
        <w:t>{SUBJECT PROPERTY LEGAL DESCRIPTION}</w:t>
      </w:r>
    </w:p>
    <w:p w14:paraId="194211EC" w14:textId="41C324DD" w:rsidR="00C04BE2" w:rsidRPr="00ED6624" w:rsidRDefault="002B4AF7" w:rsidP="00B518EA">
      <w:pPr>
        <w:spacing w:after="240"/>
        <w:ind w:firstLine="720"/>
        <w:jc w:val="both"/>
      </w:pPr>
      <w:r w:rsidRPr="00ED6624">
        <w:t>For the purpose of securing the payment of the indebtedness under a loan (the</w:t>
      </w:r>
      <w:r w:rsidR="004733A4">
        <w:t> </w:t>
      </w:r>
      <w:r w:rsidRPr="00ED6624">
        <w:t>“</w:t>
      </w:r>
      <w:r w:rsidRPr="00ED6624">
        <w:rPr>
          <w:b/>
        </w:rPr>
        <w:t>Loan</w:t>
      </w:r>
      <w:r w:rsidRPr="00ED6624">
        <w:t>”) from Beneficiary to Trustor evidenced by a Promissory Note (the “</w:t>
      </w:r>
      <w:r w:rsidRPr="00ED6624">
        <w:rPr>
          <w:b/>
        </w:rPr>
        <w:t>Note</w:t>
      </w:r>
      <w:r w:rsidRPr="00ED6624">
        <w:t xml:space="preserve">”) in the principal amount of </w:t>
      </w:r>
      <w:r w:rsidR="0094152C" w:rsidRPr="00ED6624">
        <w:rPr>
          <w:i/>
          <w:iCs/>
        </w:rPr>
        <w:t>{LOAN AMOUNT SPELLED OUT}</w:t>
      </w:r>
      <w:r w:rsidRPr="00ED6624">
        <w:t xml:space="preserve"> and No/100 Dollars </w:t>
      </w:r>
      <w:r w:rsidR="00420925" w:rsidRPr="00ED6624">
        <w:t>(</w:t>
      </w:r>
      <w:r w:rsidR="0094152C" w:rsidRPr="00ED6624">
        <w:t>{$</w:t>
      </w:r>
      <w:r w:rsidR="0094152C" w:rsidRPr="00ED6624">
        <w:rPr>
          <w:i/>
          <w:iCs/>
        </w:rPr>
        <w:t>LOAN AMOUNT}</w:t>
      </w:r>
      <w:r w:rsidR="00420925" w:rsidRPr="00ED6624">
        <w:t>)</w:t>
      </w:r>
      <w:r w:rsidRPr="00ED6624">
        <w:t>, including future advances thereunder, if any, together with the payment of all other sums becoming due and payable to Beneficiary under the documents and instruments evidencing or securing the Loan (together with this Deed of Trust, the “</w:t>
      </w:r>
      <w:r w:rsidRPr="00ED6624">
        <w:rPr>
          <w:b/>
        </w:rPr>
        <w:t>Loan</w:t>
      </w:r>
      <w:r w:rsidR="004733A4">
        <w:rPr>
          <w:b/>
        </w:rPr>
        <w:t> </w:t>
      </w:r>
      <w:r w:rsidRPr="00ED6624">
        <w:rPr>
          <w:b/>
        </w:rPr>
        <w:t>Documents</w:t>
      </w:r>
      <w:r w:rsidRPr="00ED6624">
        <w:t>”), and the performance of all covenants and obligations of Trustor under the Loan Documents, payment of all other obligations owed by Trustor to Beneficiary that by their terms recite that they are secured by this Deed of Trust, and all modifications, extensions and renewals of any of the obligations secured hereby, however evidenced (collectively the “</w:t>
      </w:r>
      <w:r w:rsidRPr="00ED6624">
        <w:rPr>
          <w:b/>
        </w:rPr>
        <w:t>Secured Obligations</w:t>
      </w:r>
      <w:r w:rsidRPr="00ED6624">
        <w:t xml:space="preserve">”).  The term “obligations” is used herein in its broadest and most comprehensive sense and shall be </w:t>
      </w:r>
      <w:r w:rsidRPr="00ED6624">
        <w:lastRenderedPageBreak/>
        <w:t>deemed to include, without limitation, all principal, interest, prepayment charges (if any), late charges, other charges, payments, and loan fees at any time accruing or assessed on any of the Secured Obligations.</w:t>
      </w:r>
    </w:p>
    <w:p w14:paraId="3F1138C1" w14:textId="77777777" w:rsidR="0029223B" w:rsidRPr="00ED6624" w:rsidRDefault="002B4AF7" w:rsidP="0029223B">
      <w:pPr>
        <w:spacing w:after="240"/>
        <w:ind w:firstLine="720"/>
        <w:jc w:val="both"/>
      </w:pPr>
      <w:r w:rsidRPr="00ED6624">
        <w:t xml:space="preserve">All terms of the Secured Obligations and the documents evidencing such obligations are incorporated herein by this reference.  </w:t>
      </w:r>
      <w:proofErr w:type="gramStart"/>
      <w:r w:rsidRPr="00ED6624">
        <w:t>Any and all</w:t>
      </w:r>
      <w:proofErr w:type="gramEnd"/>
      <w:r w:rsidRPr="00ED6624">
        <w:t xml:space="preserve"> persons or entities who may have or acquire an interest in all or any part of the Property shall be deemed to have </w:t>
      </w:r>
      <w:proofErr w:type="gramStart"/>
      <w:r w:rsidRPr="00ED6624">
        <w:t>notice</w:t>
      </w:r>
      <w:proofErr w:type="gramEnd"/>
      <w:r w:rsidRPr="00ED6624">
        <w:t xml:space="preserve"> of the terms of the Secured Obligations.</w:t>
      </w:r>
    </w:p>
    <w:p w14:paraId="4418A7F1" w14:textId="1FD4BADB" w:rsidR="002B4AF7" w:rsidRPr="00ED6624" w:rsidRDefault="002B4AF7" w:rsidP="0029223B">
      <w:pPr>
        <w:pStyle w:val="ListParagraph"/>
        <w:numPr>
          <w:ilvl w:val="0"/>
          <w:numId w:val="3"/>
        </w:numPr>
        <w:spacing w:after="240"/>
        <w:jc w:val="center"/>
      </w:pPr>
      <w:r w:rsidRPr="00ED6624">
        <w:rPr>
          <w:b/>
        </w:rPr>
        <w:t>ASSIGNMENT OF LEASES AND RENTS</w:t>
      </w:r>
    </w:p>
    <w:p w14:paraId="3090970A" w14:textId="7669FC3D" w:rsidR="0009383C" w:rsidRPr="00ED6624" w:rsidRDefault="002B4AF7" w:rsidP="00B518EA">
      <w:pPr>
        <w:pStyle w:val="Heading2"/>
        <w:numPr>
          <w:ilvl w:val="1"/>
          <w:numId w:val="3"/>
        </w:numPr>
        <w:tabs>
          <w:tab w:val="left" w:pos="0"/>
        </w:tabs>
        <w:spacing w:after="240"/>
        <w:jc w:val="both"/>
        <w:rPr>
          <w:rFonts w:ascii="Times New Roman" w:hAnsi="Times New Roman"/>
          <w:sz w:val="24"/>
          <w:szCs w:val="24"/>
        </w:rPr>
      </w:pPr>
      <w:r w:rsidRPr="00ED6624">
        <w:rPr>
          <w:rFonts w:ascii="Times New Roman" w:hAnsi="Times New Roman"/>
          <w:b/>
          <w:sz w:val="24"/>
          <w:szCs w:val="24"/>
          <w:u w:val="single"/>
        </w:rPr>
        <w:t>Assignment</w:t>
      </w:r>
      <w:r w:rsidRPr="00ED6624">
        <w:rPr>
          <w:rFonts w:ascii="Times New Roman" w:hAnsi="Times New Roman"/>
          <w:sz w:val="24"/>
          <w:szCs w:val="24"/>
        </w:rPr>
        <w:t xml:space="preserve">.  Trustor hereby </w:t>
      </w:r>
      <w:proofErr w:type="spellStart"/>
      <w:r w:rsidR="005B3C5D" w:rsidRPr="00ED6624">
        <w:rPr>
          <w:rFonts w:ascii="Times New Roman" w:hAnsi="Times New Roman"/>
          <w:sz w:val="24"/>
          <w:szCs w:val="24"/>
        </w:rPr>
        <w:t>unconditionally</w:t>
      </w:r>
      <w:r w:rsidRPr="00ED6624">
        <w:rPr>
          <w:rFonts w:ascii="Times New Roman" w:hAnsi="Times New Roman"/>
          <w:sz w:val="24"/>
          <w:szCs w:val="24"/>
        </w:rPr>
        <w:t>assigns</w:t>
      </w:r>
      <w:proofErr w:type="spellEnd"/>
      <w:r w:rsidRPr="00ED6624">
        <w:rPr>
          <w:rFonts w:ascii="Times New Roman" w:hAnsi="Times New Roman"/>
          <w:sz w:val="24"/>
          <w:szCs w:val="24"/>
        </w:rPr>
        <w:t xml:space="preserve"> to Beneficiary all of Trustor's right, title and interest in, to and under:  (a) </w:t>
      </w:r>
      <w:r w:rsidR="009B059E" w:rsidRPr="00ED6624">
        <w:rPr>
          <w:rFonts w:ascii="Times New Roman" w:hAnsi="Times New Roman"/>
          <w:sz w:val="24"/>
          <w:szCs w:val="24"/>
        </w:rPr>
        <w:t xml:space="preserve">any </w:t>
      </w:r>
      <w:r w:rsidRPr="00ED6624">
        <w:rPr>
          <w:rFonts w:ascii="Times New Roman" w:hAnsi="Times New Roman"/>
          <w:sz w:val="24"/>
          <w:szCs w:val="24"/>
        </w:rPr>
        <w:t>leases of the Property or any portion thereof, and all other agreements of any kind relating to the use or occupancy of the Property or any portion thereof, whether now existing or entered into after the date hereof ("</w:t>
      </w:r>
      <w:r w:rsidRPr="00ED6624">
        <w:rPr>
          <w:rFonts w:ascii="Times New Roman" w:hAnsi="Times New Roman"/>
          <w:b/>
          <w:sz w:val="24"/>
          <w:szCs w:val="24"/>
        </w:rPr>
        <w:t>Leases</w:t>
      </w:r>
      <w:r w:rsidRPr="00ED6624">
        <w:rPr>
          <w:rFonts w:ascii="Times New Roman" w:hAnsi="Times New Roman"/>
          <w:sz w:val="24"/>
          <w:szCs w:val="24"/>
        </w:rPr>
        <w:t>"); and (b) the rents, revenue, income, issues, deposits security deposits, letters of credit, lease bonds and other deposit substitutes or credit enhancements and profits of the Property, including, without limitation, all amounts payable and all rights and benefits accruing to Trustor under the Leases ("</w:t>
      </w:r>
      <w:r w:rsidRPr="00ED6624">
        <w:rPr>
          <w:rFonts w:ascii="Times New Roman" w:hAnsi="Times New Roman"/>
          <w:b/>
          <w:sz w:val="24"/>
          <w:szCs w:val="24"/>
        </w:rPr>
        <w:t>Payments</w:t>
      </w:r>
      <w:r w:rsidRPr="00ED6624">
        <w:rPr>
          <w:rFonts w:ascii="Times New Roman" w:hAnsi="Times New Roman"/>
          <w:sz w:val="24"/>
          <w:szCs w:val="24"/>
        </w:rPr>
        <w:t>"). The term "Leases" shall also include all guarantees of and security for the lessees' performance thereunder, and all amendments, exten</w:t>
      </w:r>
      <w:r w:rsidRPr="00ED6624">
        <w:rPr>
          <w:rFonts w:ascii="Times New Roman" w:hAnsi="Times New Roman"/>
          <w:sz w:val="24"/>
          <w:szCs w:val="24"/>
        </w:rPr>
        <w:softHyphen/>
        <w:t>sions, renewals or modifications thereto which are permitted hereunder. This is a present and absolute assignment, not an assignment for security purposes only, and Beneficiary's right to the Leases and Payments is not contingent upon, and may be exercised without possession of, the Property.</w:t>
      </w:r>
    </w:p>
    <w:p w14:paraId="0D0BE71A" w14:textId="739C012D" w:rsidR="0009383C" w:rsidRPr="00ED6624" w:rsidRDefault="002B4AF7" w:rsidP="00B518EA">
      <w:pPr>
        <w:pStyle w:val="Heading2"/>
        <w:numPr>
          <w:ilvl w:val="1"/>
          <w:numId w:val="3"/>
        </w:numPr>
        <w:tabs>
          <w:tab w:val="left" w:pos="0"/>
        </w:tabs>
        <w:spacing w:after="240"/>
        <w:jc w:val="both"/>
        <w:rPr>
          <w:rFonts w:ascii="Times New Roman" w:hAnsi="Times New Roman"/>
          <w:sz w:val="24"/>
          <w:szCs w:val="24"/>
        </w:rPr>
      </w:pPr>
      <w:r w:rsidRPr="00ED6624">
        <w:rPr>
          <w:rFonts w:ascii="Times New Roman" w:hAnsi="Times New Roman"/>
          <w:b/>
          <w:sz w:val="24"/>
          <w:szCs w:val="24"/>
          <w:u w:val="single"/>
        </w:rPr>
        <w:t>Grant of License</w:t>
      </w:r>
      <w:r w:rsidRPr="00ED6624">
        <w:rPr>
          <w:rFonts w:ascii="Times New Roman" w:hAnsi="Times New Roman"/>
          <w:sz w:val="24"/>
          <w:szCs w:val="24"/>
        </w:rPr>
        <w:t>.  Beneficiary confers upon Trustor a license</w:t>
      </w:r>
      <w:r w:rsidR="004733A4">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License</w:t>
      </w:r>
      <w:r w:rsidRPr="00ED6624">
        <w:rPr>
          <w:rFonts w:ascii="Times New Roman" w:hAnsi="Times New Roman"/>
          <w:sz w:val="24"/>
          <w:szCs w:val="24"/>
        </w:rPr>
        <w:t xml:space="preserve">") to collect and retain the Payments as they become due and payable, until the occurrence of a Default (as hereinafter defined). Upon </w:t>
      </w:r>
      <w:r w:rsidR="004F1D43" w:rsidRPr="00ED6624">
        <w:rPr>
          <w:rFonts w:ascii="Times New Roman" w:hAnsi="Times New Roman"/>
          <w:sz w:val="24"/>
          <w:szCs w:val="24"/>
        </w:rPr>
        <w:t>the occurrence and during the continuance of a</w:t>
      </w:r>
      <w:r w:rsidRPr="00ED6624">
        <w:rPr>
          <w:rFonts w:ascii="Times New Roman" w:hAnsi="Times New Roman"/>
          <w:sz w:val="24"/>
          <w:szCs w:val="24"/>
        </w:rPr>
        <w:t xml:space="preserve"> Default, the License shall be automatically </w:t>
      </w:r>
      <w:proofErr w:type="gramStart"/>
      <w:r w:rsidRPr="00ED6624">
        <w:rPr>
          <w:rFonts w:ascii="Times New Roman" w:hAnsi="Times New Roman"/>
          <w:sz w:val="24"/>
          <w:szCs w:val="24"/>
        </w:rPr>
        <w:t>revoked</w:t>
      </w:r>
      <w:proofErr w:type="gramEnd"/>
      <w:r w:rsidRPr="00ED6624">
        <w:rPr>
          <w:rFonts w:ascii="Times New Roman" w:hAnsi="Times New Roman"/>
          <w:sz w:val="24"/>
          <w:szCs w:val="24"/>
        </w:rPr>
        <w:t xml:space="preserve"> and Beneficiary may collect and apply the Payments pursuant to Section 4.4 without notice and without taking possession of the Property.  Trustor hereby irrevocably authorizes and directs the lessees under the Leases to rely upon and comply with any notice or demand by Beneficiary for the payment to Beneficiary of any rental or other sums which may at any time become due under the Leases, or for the performance of any of the lessees' undertakings under the Leases, and the lessees shall have no right or duty to inquire as to whether any Default has actually occurred or is then existing hereunder.  Trustor hereby relieves the lessees from any liability to Trustor by reason of relying upon and complying with any such notice or demand by Beneficiary.</w:t>
      </w:r>
    </w:p>
    <w:p w14:paraId="00300989" w14:textId="45CCD443" w:rsidR="0009383C" w:rsidRPr="00ED6624" w:rsidRDefault="002B4AF7" w:rsidP="00B518EA">
      <w:pPr>
        <w:pStyle w:val="Heading2"/>
        <w:numPr>
          <w:ilvl w:val="1"/>
          <w:numId w:val="3"/>
        </w:numPr>
        <w:tabs>
          <w:tab w:val="left" w:pos="0"/>
        </w:tabs>
        <w:spacing w:after="240"/>
        <w:jc w:val="both"/>
        <w:rPr>
          <w:rFonts w:ascii="Times New Roman" w:hAnsi="Times New Roman"/>
          <w:sz w:val="24"/>
          <w:szCs w:val="24"/>
        </w:rPr>
      </w:pPr>
      <w:r w:rsidRPr="00ED6624">
        <w:rPr>
          <w:rFonts w:ascii="Times New Roman" w:hAnsi="Times New Roman"/>
          <w:b/>
          <w:sz w:val="24"/>
          <w:szCs w:val="24"/>
          <w:u w:val="single"/>
        </w:rPr>
        <w:t>Effect of Assignment</w:t>
      </w:r>
      <w:r w:rsidRPr="00ED6624">
        <w:rPr>
          <w:rFonts w:ascii="Times New Roman" w:hAnsi="Times New Roman"/>
          <w:sz w:val="24"/>
          <w:szCs w:val="24"/>
        </w:rPr>
        <w:t>.  The foregoing irrevocable assignment shall not cause Beneficiary to be: (a) a mortgagee in possession; (b)</w:t>
      </w:r>
      <w:r w:rsidR="00F515EE">
        <w:rPr>
          <w:rFonts w:ascii="Times New Roman" w:hAnsi="Times New Roman"/>
          <w:sz w:val="24"/>
          <w:szCs w:val="24"/>
        </w:rPr>
        <w:t> </w:t>
      </w:r>
      <w:r w:rsidRPr="00ED6624">
        <w:rPr>
          <w:rFonts w:ascii="Times New Roman" w:hAnsi="Times New Roman"/>
          <w:sz w:val="24"/>
          <w:szCs w:val="24"/>
        </w:rPr>
        <w:t xml:space="preserve">responsible or liable for performing any of the terms, agreements, undertakings, obligations, representations, warranties, covenants and conditions of the Leases; or (c) responsible or liable for any waste committed on the Property by the lessees under any of the Leases or any other parties; for any dangerous or defective condition of the Property; or for any negligence in the management, upkeep, repair or control of the Property. Beneficiary shall not be liable to Trustor or any other person </w:t>
      </w:r>
      <w:proofErr w:type="gramStart"/>
      <w:r w:rsidRPr="00ED6624">
        <w:rPr>
          <w:rFonts w:ascii="Times New Roman" w:hAnsi="Times New Roman"/>
          <w:sz w:val="24"/>
          <w:szCs w:val="24"/>
        </w:rPr>
        <w:t>as a consequence of</w:t>
      </w:r>
      <w:proofErr w:type="gramEnd"/>
      <w:r w:rsidRPr="00ED6624">
        <w:rPr>
          <w:rFonts w:ascii="Times New Roman" w:hAnsi="Times New Roman"/>
          <w:sz w:val="24"/>
          <w:szCs w:val="24"/>
        </w:rPr>
        <w:t>: (i) the exercise or failure to exercise by Beneficiary any of the rights, remedies or powers granted to Beneficiary hereunder; or (ii)</w:t>
      </w:r>
      <w:r w:rsidR="00F515EE">
        <w:rPr>
          <w:rFonts w:ascii="Times New Roman" w:hAnsi="Times New Roman"/>
          <w:sz w:val="24"/>
          <w:szCs w:val="24"/>
        </w:rPr>
        <w:t> </w:t>
      </w:r>
      <w:r w:rsidRPr="00ED6624">
        <w:rPr>
          <w:rFonts w:ascii="Times New Roman" w:hAnsi="Times New Roman"/>
          <w:sz w:val="24"/>
          <w:szCs w:val="24"/>
        </w:rPr>
        <w:t>the failure of Beneficiary to perform or discharge any obligation, duty or liability of Trustor arising under the Leases.</w:t>
      </w:r>
    </w:p>
    <w:p w14:paraId="3855ED52" w14:textId="18FE2157" w:rsidR="0009383C" w:rsidRPr="00ED6624" w:rsidRDefault="002B4AF7" w:rsidP="00B518EA">
      <w:pPr>
        <w:pStyle w:val="Heading2"/>
        <w:numPr>
          <w:ilvl w:val="1"/>
          <w:numId w:val="3"/>
        </w:numPr>
        <w:tabs>
          <w:tab w:val="left" w:pos="0"/>
        </w:tabs>
        <w:spacing w:after="240"/>
        <w:jc w:val="both"/>
        <w:rPr>
          <w:rFonts w:ascii="Times New Roman" w:hAnsi="Times New Roman"/>
          <w:sz w:val="24"/>
          <w:szCs w:val="24"/>
        </w:rPr>
      </w:pPr>
      <w:r w:rsidRPr="00ED6624">
        <w:rPr>
          <w:rFonts w:ascii="Times New Roman" w:hAnsi="Times New Roman"/>
          <w:b/>
          <w:sz w:val="24"/>
          <w:szCs w:val="24"/>
          <w:u w:val="single"/>
        </w:rPr>
        <w:t>Representations and Warranties</w:t>
      </w:r>
      <w:r w:rsidRPr="00ED6624">
        <w:rPr>
          <w:rFonts w:ascii="Times New Roman" w:hAnsi="Times New Roman"/>
          <w:sz w:val="24"/>
          <w:szCs w:val="24"/>
        </w:rPr>
        <w:t>.  Trustor represents and warrants that:  (a)</w:t>
      </w:r>
      <w:r w:rsidR="00F515EE">
        <w:rPr>
          <w:rFonts w:ascii="Times New Roman" w:hAnsi="Times New Roman"/>
          <w:sz w:val="24"/>
          <w:szCs w:val="24"/>
        </w:rPr>
        <w:t> </w:t>
      </w:r>
      <w:r w:rsidRPr="00ED6624">
        <w:rPr>
          <w:rFonts w:ascii="Times New Roman" w:hAnsi="Times New Roman"/>
          <w:sz w:val="24"/>
          <w:szCs w:val="24"/>
        </w:rPr>
        <w:t>there are no Leases at the Property other than those set forth in writing and delivered to Beneficiary; (b)</w:t>
      </w:r>
      <w:r w:rsidR="00F515EE">
        <w:rPr>
          <w:rFonts w:ascii="Times New Roman" w:hAnsi="Times New Roman"/>
          <w:sz w:val="24"/>
          <w:szCs w:val="24"/>
        </w:rPr>
        <w:t> </w:t>
      </w:r>
      <w:r w:rsidR="009B059E" w:rsidRPr="00ED6624">
        <w:rPr>
          <w:rFonts w:ascii="Times New Roman" w:hAnsi="Times New Roman"/>
          <w:sz w:val="24"/>
          <w:szCs w:val="24"/>
        </w:rPr>
        <w:t xml:space="preserve">any </w:t>
      </w:r>
      <w:r w:rsidRPr="00ED6624">
        <w:rPr>
          <w:rFonts w:ascii="Times New Roman" w:hAnsi="Times New Roman"/>
          <w:sz w:val="24"/>
          <w:szCs w:val="24"/>
        </w:rPr>
        <w:t>existing Leases are in full force and effect and are enforceable in accordance with their respective terms, and</w:t>
      </w:r>
      <w:r w:rsidR="00553EB5" w:rsidRPr="00ED6624">
        <w:rPr>
          <w:rFonts w:ascii="Times New Roman" w:hAnsi="Times New Roman"/>
          <w:sz w:val="24"/>
          <w:szCs w:val="24"/>
        </w:rPr>
        <w:t xml:space="preserve">, </w:t>
      </w:r>
      <w:r w:rsidR="00653867" w:rsidRPr="00ED6624">
        <w:rPr>
          <w:rFonts w:ascii="Times New Roman" w:hAnsi="Times New Roman"/>
          <w:sz w:val="24"/>
          <w:szCs w:val="24"/>
        </w:rPr>
        <w:t>unless otherwise previously</w:t>
      </w:r>
      <w:r w:rsidR="00553EB5" w:rsidRPr="00ED6624">
        <w:rPr>
          <w:rFonts w:ascii="Times New Roman" w:hAnsi="Times New Roman"/>
          <w:sz w:val="24"/>
          <w:szCs w:val="24"/>
        </w:rPr>
        <w:t xml:space="preserve"> disclosed in writing to Beneficiary, </w:t>
      </w:r>
      <w:r w:rsidRPr="00ED6624">
        <w:rPr>
          <w:rFonts w:ascii="Times New Roman" w:hAnsi="Times New Roman"/>
          <w:sz w:val="24"/>
          <w:szCs w:val="24"/>
        </w:rPr>
        <w:t>no breach or default, or event which would constitute a breach or default after notice or the passage of time, or both, exists under any existing Leases on the part of any party; (c)</w:t>
      </w:r>
      <w:r w:rsidR="00F515EE">
        <w:rPr>
          <w:rFonts w:ascii="Times New Roman" w:hAnsi="Times New Roman"/>
          <w:sz w:val="24"/>
          <w:szCs w:val="24"/>
        </w:rPr>
        <w:t> </w:t>
      </w:r>
      <w:r w:rsidRPr="00ED6624">
        <w:rPr>
          <w:rFonts w:ascii="Times New Roman" w:hAnsi="Times New Roman"/>
          <w:sz w:val="24"/>
          <w:szCs w:val="24"/>
        </w:rPr>
        <w:t>no rent or other payment under any existing Lease has been paid by any lessee for more than one</w:t>
      </w:r>
      <w:r w:rsidR="00C959B6">
        <w:rPr>
          <w:rFonts w:ascii="Times New Roman" w:hAnsi="Times New Roman"/>
          <w:sz w:val="24"/>
          <w:szCs w:val="24"/>
        </w:rPr>
        <w:t> </w:t>
      </w:r>
      <w:r w:rsidRPr="00ED6624">
        <w:rPr>
          <w:rFonts w:ascii="Times New Roman" w:hAnsi="Times New Roman"/>
          <w:sz w:val="24"/>
          <w:szCs w:val="24"/>
        </w:rPr>
        <w:t>(1)</w:t>
      </w:r>
      <w:r w:rsidR="00F515EE">
        <w:rPr>
          <w:rFonts w:ascii="Times New Roman" w:hAnsi="Times New Roman"/>
          <w:sz w:val="24"/>
          <w:szCs w:val="24"/>
        </w:rPr>
        <w:t> </w:t>
      </w:r>
      <w:r w:rsidRPr="00ED6624">
        <w:rPr>
          <w:rFonts w:ascii="Times New Roman" w:hAnsi="Times New Roman"/>
          <w:sz w:val="24"/>
          <w:szCs w:val="24"/>
        </w:rPr>
        <w:t>month in advance; and (d)</w:t>
      </w:r>
      <w:r w:rsidR="00F515EE">
        <w:rPr>
          <w:rFonts w:ascii="Times New Roman" w:hAnsi="Times New Roman"/>
          <w:sz w:val="24"/>
          <w:szCs w:val="24"/>
        </w:rPr>
        <w:t> </w:t>
      </w:r>
      <w:r w:rsidRPr="00ED6624">
        <w:rPr>
          <w:rFonts w:ascii="Times New Roman" w:hAnsi="Times New Roman"/>
          <w:sz w:val="24"/>
          <w:szCs w:val="24"/>
        </w:rPr>
        <w:t xml:space="preserve">none of the </w:t>
      </w:r>
      <w:r w:rsidR="005953D9" w:rsidRPr="00ED6624">
        <w:rPr>
          <w:rFonts w:ascii="Times New Roman" w:hAnsi="Times New Roman"/>
          <w:sz w:val="24"/>
          <w:szCs w:val="24"/>
        </w:rPr>
        <w:t xml:space="preserve">Trustor's </w:t>
      </w:r>
      <w:r w:rsidRPr="00ED6624">
        <w:rPr>
          <w:rFonts w:ascii="Times New Roman" w:hAnsi="Times New Roman"/>
          <w:sz w:val="24"/>
          <w:szCs w:val="24"/>
        </w:rPr>
        <w:t>interests under any of the Leases has been transferred or assigned.</w:t>
      </w:r>
    </w:p>
    <w:p w14:paraId="53F79A27" w14:textId="1A5175E9" w:rsidR="0009383C" w:rsidRPr="00ED6624" w:rsidRDefault="002B4AF7" w:rsidP="0029223B">
      <w:pPr>
        <w:pStyle w:val="Heading2"/>
        <w:numPr>
          <w:ilvl w:val="1"/>
          <w:numId w:val="3"/>
        </w:numPr>
        <w:tabs>
          <w:tab w:val="left" w:pos="0"/>
        </w:tabs>
        <w:spacing w:after="240"/>
        <w:jc w:val="both"/>
        <w:rPr>
          <w:rFonts w:ascii="Times New Roman" w:hAnsi="Times New Roman"/>
          <w:b/>
          <w:sz w:val="24"/>
          <w:szCs w:val="24"/>
          <w:u w:val="single"/>
        </w:rPr>
      </w:pPr>
      <w:r w:rsidRPr="00ED6624">
        <w:rPr>
          <w:rFonts w:ascii="Times New Roman" w:hAnsi="Times New Roman"/>
          <w:b/>
          <w:sz w:val="24"/>
          <w:szCs w:val="24"/>
          <w:u w:val="single"/>
        </w:rPr>
        <w:lastRenderedPageBreak/>
        <w:t>Leasing Covenants</w:t>
      </w:r>
      <w:r w:rsidRPr="00ED6624">
        <w:rPr>
          <w:rFonts w:ascii="Times New Roman" w:hAnsi="Times New Roman"/>
          <w:sz w:val="24"/>
          <w:szCs w:val="24"/>
        </w:rPr>
        <w:t xml:space="preserve">. Trustor covenants and agrees at Trustor's sole cost and expense to: (a) perform the obligations of lessor contained in the Leases and enforce </w:t>
      </w:r>
      <w:r w:rsidR="00553EB5" w:rsidRPr="00ED6624">
        <w:rPr>
          <w:rFonts w:ascii="Times New Roman" w:hAnsi="Times New Roman"/>
          <w:sz w:val="24"/>
          <w:szCs w:val="24"/>
        </w:rPr>
        <w:t>in all commercially reasonable manners</w:t>
      </w:r>
      <w:r w:rsidRPr="00ED6624">
        <w:rPr>
          <w:rFonts w:ascii="Times New Roman" w:hAnsi="Times New Roman"/>
          <w:sz w:val="24"/>
          <w:szCs w:val="24"/>
        </w:rPr>
        <w:t xml:space="preserve"> obligations of the lessees contained in the Leases; (b) give Beneficiary prompt written notice of any default which occurs</w:t>
      </w:r>
      <w:r w:rsidR="009B059E" w:rsidRPr="00ED6624">
        <w:rPr>
          <w:rFonts w:ascii="Times New Roman" w:hAnsi="Times New Roman"/>
          <w:sz w:val="24"/>
          <w:szCs w:val="24"/>
        </w:rPr>
        <w:t>, and continues to occur beyond any applicable cure periods,</w:t>
      </w:r>
      <w:r w:rsidRPr="00ED6624">
        <w:rPr>
          <w:rFonts w:ascii="Times New Roman" w:hAnsi="Times New Roman"/>
          <w:sz w:val="24"/>
          <w:szCs w:val="24"/>
        </w:rPr>
        <w:t xml:space="preserve"> with respect to any of the Leases, whether the default be that of the lessee or of the lessor; (c) exercise Trustor's best efforts to keep all portions of the Property that are capable of being leased at all times at rentals not less than the fair market rental value; (d) deliver to Beneficiary</w:t>
      </w:r>
      <w:r w:rsidR="00553EB5" w:rsidRPr="00ED6624">
        <w:rPr>
          <w:rFonts w:ascii="Times New Roman" w:hAnsi="Times New Roman"/>
          <w:sz w:val="24"/>
          <w:szCs w:val="24"/>
        </w:rPr>
        <w:t xml:space="preserve"> copies of any</w:t>
      </w:r>
      <w:r w:rsidRPr="00ED6624">
        <w:rPr>
          <w:rFonts w:ascii="Times New Roman" w:hAnsi="Times New Roman"/>
          <w:sz w:val="24"/>
          <w:szCs w:val="24"/>
        </w:rPr>
        <w:t xml:space="preserve"> fully executed, Lease</w:t>
      </w:r>
      <w:r w:rsidR="00611949" w:rsidRPr="00ED6624">
        <w:rPr>
          <w:rFonts w:ascii="Times New Roman" w:hAnsi="Times New Roman"/>
          <w:sz w:val="24"/>
          <w:szCs w:val="24"/>
        </w:rPr>
        <w:t>s</w:t>
      </w:r>
      <w:r w:rsidRPr="00ED6624">
        <w:rPr>
          <w:rFonts w:ascii="Times New Roman" w:hAnsi="Times New Roman"/>
          <w:sz w:val="24"/>
          <w:szCs w:val="24"/>
        </w:rPr>
        <w:t xml:space="preserve"> if requested to do so; and (e) execute and record such additional assignments of any Lease or specific subordinations (or subordination, attornment and non-disturbance agreements executed by the lessor and lessee) of any Lease to the Deed of Trust, in form and substance acceptable to Beneficiary, as Benefi</w:t>
      </w:r>
      <w:r w:rsidRPr="00ED6624">
        <w:rPr>
          <w:rFonts w:ascii="Times New Roman" w:hAnsi="Times New Roman"/>
          <w:sz w:val="24"/>
          <w:szCs w:val="24"/>
        </w:rPr>
        <w:softHyphen/>
        <w:t xml:space="preserve">ciary may </w:t>
      </w:r>
      <w:r w:rsidR="00653867" w:rsidRPr="00ED6624">
        <w:rPr>
          <w:rFonts w:ascii="Times New Roman" w:hAnsi="Times New Roman"/>
          <w:sz w:val="24"/>
          <w:szCs w:val="24"/>
        </w:rPr>
        <w:t xml:space="preserve">reasonably </w:t>
      </w:r>
      <w:r w:rsidRPr="00ED6624">
        <w:rPr>
          <w:rFonts w:ascii="Times New Roman" w:hAnsi="Times New Roman"/>
          <w:sz w:val="24"/>
          <w:szCs w:val="24"/>
        </w:rPr>
        <w:t xml:space="preserve">request. Trustor shall not, </w:t>
      </w:r>
      <w:proofErr w:type="gramStart"/>
      <w:r w:rsidR="00653867" w:rsidRPr="00ED6624">
        <w:rPr>
          <w:rFonts w:ascii="Times New Roman" w:hAnsi="Times New Roman"/>
          <w:sz w:val="24"/>
          <w:szCs w:val="24"/>
        </w:rPr>
        <w:t>enter into</w:t>
      </w:r>
      <w:proofErr w:type="gramEnd"/>
      <w:r w:rsidR="00653867" w:rsidRPr="00ED6624">
        <w:rPr>
          <w:rFonts w:ascii="Times New Roman" w:hAnsi="Times New Roman"/>
          <w:sz w:val="24"/>
          <w:szCs w:val="24"/>
        </w:rPr>
        <w:t>, modify, assign</w:t>
      </w:r>
      <w:proofErr w:type="gramStart"/>
      <w:r w:rsidR="00653867" w:rsidRPr="00ED6624">
        <w:rPr>
          <w:rFonts w:ascii="Times New Roman" w:hAnsi="Times New Roman"/>
          <w:sz w:val="24"/>
          <w:szCs w:val="24"/>
        </w:rPr>
        <w:t>, terminate</w:t>
      </w:r>
      <w:proofErr w:type="gramEnd"/>
      <w:r w:rsidR="00653867" w:rsidRPr="00ED6624">
        <w:rPr>
          <w:rFonts w:ascii="Times New Roman" w:hAnsi="Times New Roman"/>
          <w:sz w:val="24"/>
          <w:szCs w:val="24"/>
        </w:rPr>
        <w:t xml:space="preserve"> any lease i</w:t>
      </w:r>
      <w:r w:rsidR="00611949" w:rsidRPr="00ED6624">
        <w:rPr>
          <w:rFonts w:ascii="Times New Roman" w:hAnsi="Times New Roman"/>
          <w:sz w:val="24"/>
          <w:szCs w:val="24"/>
        </w:rPr>
        <w:t>f</w:t>
      </w:r>
      <w:r w:rsidR="00653867" w:rsidRPr="00ED6624">
        <w:rPr>
          <w:rFonts w:ascii="Times New Roman" w:hAnsi="Times New Roman"/>
          <w:sz w:val="24"/>
          <w:szCs w:val="24"/>
        </w:rPr>
        <w:t xml:space="preserve"> such action would adversely affect </w:t>
      </w:r>
      <w:r w:rsidR="00611949" w:rsidRPr="00ED6624">
        <w:rPr>
          <w:rFonts w:ascii="Times New Roman" w:hAnsi="Times New Roman"/>
          <w:sz w:val="24"/>
          <w:szCs w:val="24"/>
        </w:rPr>
        <w:t>t</w:t>
      </w:r>
      <w:r w:rsidR="00653867" w:rsidRPr="00ED6624">
        <w:rPr>
          <w:rFonts w:ascii="Times New Roman" w:hAnsi="Times New Roman"/>
          <w:sz w:val="24"/>
          <w:szCs w:val="24"/>
        </w:rPr>
        <w:t>he value of the Property or the security of the Loan</w:t>
      </w:r>
      <w:r w:rsidR="00611949" w:rsidRPr="00ED6624">
        <w:rPr>
          <w:rFonts w:ascii="Times New Roman" w:hAnsi="Times New Roman"/>
          <w:sz w:val="24"/>
          <w:szCs w:val="24"/>
        </w:rPr>
        <w:t>.</w:t>
      </w:r>
      <w:r w:rsidRPr="00ED6624">
        <w:rPr>
          <w:rFonts w:ascii="Times New Roman" w:hAnsi="Times New Roman"/>
          <w:sz w:val="24"/>
          <w:szCs w:val="24"/>
        </w:rPr>
        <w:t xml:space="preserve">  Any such attempted action in violation of the provisions of this Section </w:t>
      </w:r>
      <w:r w:rsidR="006470D9" w:rsidRPr="00ED6624">
        <w:rPr>
          <w:rFonts w:ascii="Times New Roman" w:hAnsi="Times New Roman"/>
          <w:sz w:val="24"/>
          <w:szCs w:val="24"/>
        </w:rPr>
        <w:t>1</w:t>
      </w:r>
      <w:r w:rsidRPr="00ED6624">
        <w:rPr>
          <w:rFonts w:ascii="Times New Roman" w:hAnsi="Times New Roman"/>
          <w:sz w:val="24"/>
          <w:szCs w:val="24"/>
        </w:rPr>
        <w:t>.5 shall be null and void. Without in any way limiting the requirement of Beneficiary's consent hereunder, any sums received by Trustor in consideration of any termination (or the release or discharge of any lessee) modification or amendment of any Lease shall be applied to reduce the outstanding Secured Obligations and any such sums received by Trustor shall be held in trust by Trustor for such purpose.</w:t>
      </w:r>
    </w:p>
    <w:p w14:paraId="3A1DCCE3" w14:textId="386705A2" w:rsidR="00277D52" w:rsidRPr="00ED6624" w:rsidRDefault="002B4AF7" w:rsidP="00277D52">
      <w:pPr>
        <w:pStyle w:val="Heading2"/>
        <w:numPr>
          <w:ilvl w:val="1"/>
          <w:numId w:val="3"/>
        </w:numPr>
        <w:tabs>
          <w:tab w:val="left" w:pos="0"/>
        </w:tabs>
        <w:spacing w:after="240"/>
        <w:jc w:val="both"/>
        <w:rPr>
          <w:rFonts w:ascii="Times New Roman" w:hAnsi="Times New Roman"/>
          <w:sz w:val="24"/>
          <w:szCs w:val="24"/>
        </w:rPr>
      </w:pPr>
      <w:r w:rsidRPr="00ED6624">
        <w:rPr>
          <w:rFonts w:ascii="Times New Roman" w:hAnsi="Times New Roman"/>
          <w:b/>
          <w:sz w:val="24"/>
          <w:szCs w:val="24"/>
          <w:u w:val="single"/>
        </w:rPr>
        <w:t>Estoppel Certificates</w:t>
      </w:r>
      <w:r w:rsidRPr="00ED6624">
        <w:rPr>
          <w:rFonts w:ascii="Times New Roman" w:hAnsi="Times New Roman"/>
          <w:sz w:val="24"/>
          <w:szCs w:val="24"/>
        </w:rPr>
        <w:t>.  Within thirty</w:t>
      </w:r>
      <w:r w:rsidR="00F515EE">
        <w:rPr>
          <w:rFonts w:ascii="Times New Roman" w:hAnsi="Times New Roman"/>
          <w:sz w:val="24"/>
          <w:szCs w:val="24"/>
        </w:rPr>
        <w:t> </w:t>
      </w:r>
      <w:r w:rsidRPr="00ED6624">
        <w:rPr>
          <w:rFonts w:ascii="Times New Roman" w:hAnsi="Times New Roman"/>
          <w:sz w:val="24"/>
          <w:szCs w:val="24"/>
        </w:rPr>
        <w:t>(30) days after written request by Beneficiary, Trustor shall deliver to Beneficiary</w:t>
      </w:r>
      <w:r w:rsidR="008534ED" w:rsidRPr="00ED6624">
        <w:rPr>
          <w:rFonts w:ascii="Times New Roman" w:hAnsi="Times New Roman"/>
          <w:sz w:val="24"/>
          <w:szCs w:val="24"/>
        </w:rPr>
        <w:t>,</w:t>
      </w:r>
      <w:r w:rsidRPr="00ED6624">
        <w:rPr>
          <w:rFonts w:ascii="Times New Roman" w:hAnsi="Times New Roman"/>
          <w:sz w:val="24"/>
          <w:szCs w:val="24"/>
        </w:rPr>
        <w:t xml:space="preserve"> and to any party designated by Beneficiary</w:t>
      </w:r>
      <w:r w:rsidR="008534ED" w:rsidRPr="00ED6624">
        <w:rPr>
          <w:rFonts w:ascii="Times New Roman" w:hAnsi="Times New Roman"/>
          <w:sz w:val="24"/>
          <w:szCs w:val="24"/>
        </w:rPr>
        <w:t>,</w:t>
      </w:r>
      <w:r w:rsidRPr="00ED6624">
        <w:rPr>
          <w:rFonts w:ascii="Times New Roman" w:hAnsi="Times New Roman"/>
          <w:sz w:val="24"/>
          <w:szCs w:val="24"/>
        </w:rPr>
        <w:t xml:space="preserve"> estoppel certificates executed by Trustor and by each of the lessees, in recordable form, certifying (if such be the case):  (a)</w:t>
      </w:r>
      <w:r w:rsidR="00F515EE">
        <w:rPr>
          <w:rFonts w:ascii="Times New Roman" w:hAnsi="Times New Roman"/>
          <w:sz w:val="24"/>
          <w:szCs w:val="24"/>
        </w:rPr>
        <w:t> </w:t>
      </w:r>
      <w:r w:rsidRPr="00ED6624">
        <w:rPr>
          <w:rFonts w:ascii="Times New Roman" w:hAnsi="Times New Roman"/>
          <w:sz w:val="24"/>
          <w:szCs w:val="24"/>
        </w:rPr>
        <w:t>that the foregoing assignment and the Leases are in full force and effect; (b)</w:t>
      </w:r>
      <w:r w:rsidR="00F515EE">
        <w:rPr>
          <w:rFonts w:ascii="Times New Roman" w:hAnsi="Times New Roman"/>
          <w:sz w:val="24"/>
          <w:szCs w:val="24"/>
        </w:rPr>
        <w:t> </w:t>
      </w:r>
      <w:r w:rsidRPr="00ED6624">
        <w:rPr>
          <w:rFonts w:ascii="Times New Roman" w:hAnsi="Times New Roman"/>
          <w:sz w:val="24"/>
          <w:szCs w:val="24"/>
        </w:rPr>
        <w:t>the date of each lessee's most recent payment of rent; (c)</w:t>
      </w:r>
      <w:r w:rsidR="00F515EE">
        <w:rPr>
          <w:rFonts w:ascii="Times New Roman" w:hAnsi="Times New Roman"/>
          <w:sz w:val="24"/>
          <w:szCs w:val="24"/>
        </w:rPr>
        <w:t> </w:t>
      </w:r>
      <w:r w:rsidRPr="00ED6624">
        <w:rPr>
          <w:rFonts w:ascii="Times New Roman" w:hAnsi="Times New Roman"/>
          <w:sz w:val="24"/>
          <w:szCs w:val="24"/>
        </w:rPr>
        <w:t>that there are no defenses or offsets outstanding, or stating those claimed by Trustor or lessees under the foregoing assignment or the Leases, as the case may be; and (d)</w:t>
      </w:r>
      <w:r w:rsidR="00F515EE">
        <w:rPr>
          <w:rFonts w:ascii="Times New Roman" w:hAnsi="Times New Roman"/>
          <w:sz w:val="24"/>
          <w:szCs w:val="24"/>
        </w:rPr>
        <w:t> </w:t>
      </w:r>
      <w:r w:rsidRPr="00ED6624">
        <w:rPr>
          <w:rFonts w:ascii="Times New Roman" w:hAnsi="Times New Roman"/>
          <w:sz w:val="24"/>
          <w:szCs w:val="24"/>
        </w:rPr>
        <w:t>any other information reasonably requested by Beneficiary.</w:t>
      </w:r>
    </w:p>
    <w:p w14:paraId="4D84E537" w14:textId="2449E733" w:rsidR="0029223B" w:rsidRPr="00ED6624" w:rsidRDefault="0009383C" w:rsidP="00277D52">
      <w:pPr>
        <w:pStyle w:val="Heading2"/>
        <w:numPr>
          <w:ilvl w:val="0"/>
          <w:numId w:val="3"/>
        </w:numPr>
        <w:tabs>
          <w:tab w:val="left" w:pos="0"/>
        </w:tabs>
        <w:spacing w:after="240"/>
        <w:jc w:val="center"/>
        <w:rPr>
          <w:rFonts w:ascii="Times New Roman" w:hAnsi="Times New Roman"/>
          <w:sz w:val="24"/>
          <w:szCs w:val="24"/>
        </w:rPr>
      </w:pPr>
      <w:r w:rsidRPr="00ED6624">
        <w:rPr>
          <w:rFonts w:ascii="Times New Roman" w:hAnsi="Times New Roman"/>
          <w:b/>
          <w:bCs/>
          <w:sz w:val="24"/>
          <w:szCs w:val="24"/>
        </w:rPr>
        <w:t>SECURITY AGREEMENT AND FIXTURE FILING</w:t>
      </w:r>
    </w:p>
    <w:p w14:paraId="4418A802" w14:textId="708A0015" w:rsidR="002B4AF7" w:rsidRPr="00ED6624" w:rsidRDefault="0009383C" w:rsidP="0029223B">
      <w:pPr>
        <w:pStyle w:val="ListParagraph"/>
        <w:numPr>
          <w:ilvl w:val="1"/>
          <w:numId w:val="3"/>
        </w:numPr>
        <w:spacing w:after="240"/>
      </w:pPr>
      <w:r w:rsidRPr="00ED6624">
        <w:rPr>
          <w:b/>
          <w:u w:val="single"/>
        </w:rPr>
        <w:t>S</w:t>
      </w:r>
      <w:r w:rsidR="002B4AF7" w:rsidRPr="00ED6624">
        <w:rPr>
          <w:b/>
          <w:u w:val="single"/>
        </w:rPr>
        <w:t>ecurity Interest</w:t>
      </w:r>
      <w:r w:rsidR="002B4AF7" w:rsidRPr="00ED6624">
        <w:t xml:space="preserve">.  Trustor hereby grants and assigns to Beneficiary a security interest, to secure payment and performance of </w:t>
      </w:r>
      <w:proofErr w:type="gramStart"/>
      <w:r w:rsidR="002B4AF7" w:rsidRPr="00ED6624">
        <w:t>all of</w:t>
      </w:r>
      <w:proofErr w:type="gramEnd"/>
      <w:r w:rsidR="002B4AF7" w:rsidRPr="00ED6624">
        <w:t xml:space="preserve"> the Secured Obligations, in </w:t>
      </w:r>
      <w:proofErr w:type="gramStart"/>
      <w:r w:rsidR="002B4AF7" w:rsidRPr="00ED6624">
        <w:t>all of</w:t>
      </w:r>
      <w:proofErr w:type="gramEnd"/>
      <w:r w:rsidR="002B4AF7" w:rsidRPr="00ED6624">
        <w:t xml:space="preserve"> the following described personal property</w:t>
      </w:r>
      <w:r w:rsidR="007821D1" w:rsidRPr="00ED6624">
        <w:t xml:space="preserve">, </w:t>
      </w:r>
      <w:r w:rsidR="002B4AF7" w:rsidRPr="00ED6624">
        <w:t>in which Trustor now or at any time hereafter has any interest (collectively, the</w:t>
      </w:r>
      <w:r w:rsidR="00F515EE">
        <w:t> </w:t>
      </w:r>
      <w:r w:rsidR="002B4AF7" w:rsidRPr="00ED6624">
        <w:t>"</w:t>
      </w:r>
      <w:r w:rsidR="002B4AF7" w:rsidRPr="00ED6624">
        <w:rPr>
          <w:b/>
          <w:bCs/>
        </w:rPr>
        <w:t>Collateral</w:t>
      </w:r>
      <w:r w:rsidR="002B4AF7" w:rsidRPr="00ED6624">
        <w:t>"):</w:t>
      </w:r>
    </w:p>
    <w:p w14:paraId="4418A804" w14:textId="6A9E9EE5" w:rsidR="002B4AF7" w:rsidRPr="00ED6624" w:rsidRDefault="002B4AF7" w:rsidP="0029223B">
      <w:pPr>
        <w:pStyle w:val="WFBStandard"/>
        <w:spacing w:after="240"/>
        <w:ind w:left="540" w:right="990" w:firstLine="720"/>
        <w:jc w:val="both"/>
        <w:rPr>
          <w:rFonts w:ascii="Times New Roman" w:hAnsi="Times New Roman"/>
          <w:spacing w:val="-2"/>
          <w:sz w:val="24"/>
          <w:szCs w:val="24"/>
        </w:rPr>
      </w:pPr>
      <w:r w:rsidRPr="00ED6624">
        <w:rPr>
          <w:rFonts w:ascii="Times New Roman" w:hAnsi="Times New Roman"/>
          <w:spacing w:val="-2"/>
          <w:sz w:val="24"/>
          <w:szCs w:val="24"/>
        </w:rPr>
        <w:t xml:space="preserve">All goods, building and other materials, supplies, inventory, work in process, equipment, machinery, fixtures, furniture, furnishings, signs and other personal property and </w:t>
      </w:r>
      <w:r w:rsidR="004F1D43" w:rsidRPr="00ED6624">
        <w:rPr>
          <w:rFonts w:ascii="Times New Roman" w:hAnsi="Times New Roman"/>
          <w:spacing w:val="-2"/>
          <w:sz w:val="24"/>
          <w:szCs w:val="24"/>
        </w:rPr>
        <w:t xml:space="preserve">any </w:t>
      </w:r>
      <w:r w:rsidRPr="00ED6624">
        <w:rPr>
          <w:rFonts w:ascii="Times New Roman" w:hAnsi="Times New Roman"/>
          <w:spacing w:val="-2"/>
          <w:sz w:val="24"/>
          <w:szCs w:val="24"/>
        </w:rPr>
        <w:t xml:space="preserve">embedded software included therein and supporting information, wherever situated, which are or are to be incorporated into, used in connection with, or appropriated for use on the Land and the Improvements; together with all rents and security deposits derived from Land and Improvements; all accounts, cash receipts, deposit accounts, accounts receivable, contract rights, licenses, agreements, general intangibles, payment intangibles, software, chattel paper (whether electronic or tangible), instruments, documents, promissory notes, drafts, letters of credit, letter of credit rights, supporting obligations, insurance policies, insurance and condemnation awards and proceeds, proceeds of the sale of promissory notes, any other </w:t>
      </w:r>
      <w:r w:rsidR="00246933" w:rsidRPr="00ED6624">
        <w:rPr>
          <w:rFonts w:ascii="Times New Roman" w:hAnsi="Times New Roman"/>
          <w:spacing w:val="-2"/>
          <w:sz w:val="24"/>
          <w:szCs w:val="24"/>
        </w:rPr>
        <w:t xml:space="preserve">rights to the payment of money </w:t>
      </w:r>
      <w:r w:rsidRPr="00ED6624">
        <w:rPr>
          <w:rFonts w:ascii="Times New Roman" w:hAnsi="Times New Roman"/>
          <w:spacing w:val="-2"/>
          <w:sz w:val="24"/>
          <w:szCs w:val="24"/>
        </w:rPr>
        <w:t xml:space="preserve">arising from or related to the ownership, management, leasing, operation, sale or disposition of the Land and the Improvements; all development rights and credits, and any and all permits, consents, approvals, licenses, authorizations and other rights granted by, given by or obtained from, any governmental entity with respect to the Land and the Improvements, </w:t>
      </w:r>
      <w:r w:rsidRPr="00ED6624">
        <w:rPr>
          <w:rFonts w:ascii="Times New Roman" w:hAnsi="Times New Roman"/>
          <w:sz w:val="24"/>
          <w:szCs w:val="24"/>
        </w:rPr>
        <w:t>or any of their affiliates</w:t>
      </w:r>
      <w:r w:rsidR="00ED675F" w:rsidRPr="00ED6624">
        <w:rPr>
          <w:rFonts w:ascii="Times New Roman" w:hAnsi="Times New Roman"/>
          <w:sz w:val="24"/>
          <w:szCs w:val="24"/>
        </w:rPr>
        <w:t>;</w:t>
      </w:r>
      <w:r w:rsidRPr="00ED6624">
        <w:rPr>
          <w:rFonts w:ascii="Times New Roman" w:hAnsi="Times New Roman"/>
          <w:spacing w:val="-2"/>
          <w:sz w:val="24"/>
        </w:rPr>
        <w:t xml:space="preserve"> </w:t>
      </w:r>
      <w:r w:rsidRPr="00ED6624">
        <w:rPr>
          <w:rFonts w:ascii="Times New Roman" w:hAnsi="Times New Roman"/>
          <w:sz w:val="24"/>
          <w:szCs w:val="24"/>
        </w:rPr>
        <w:t xml:space="preserve">all water and water rights, wells and well rights, canals and canal rights, ditches and ditch rights, springs and spring rights, and reservoirs and reservoir rights appurtenant to or associated with the </w:t>
      </w:r>
      <w:r w:rsidRPr="00ED6624">
        <w:rPr>
          <w:rFonts w:ascii="Times New Roman" w:hAnsi="Times New Roman"/>
          <w:spacing w:val="-2"/>
          <w:sz w:val="24"/>
          <w:szCs w:val="24"/>
        </w:rPr>
        <w:t>Land and the Improvements</w:t>
      </w:r>
      <w:r w:rsidRPr="00ED6624">
        <w:rPr>
          <w:rFonts w:ascii="Times New Roman" w:hAnsi="Times New Roman"/>
          <w:sz w:val="24"/>
          <w:szCs w:val="24"/>
        </w:rPr>
        <w:t xml:space="preserve">, whether decreed or </w:t>
      </w:r>
      <w:proofErr w:type="spellStart"/>
      <w:r w:rsidRPr="00ED6624">
        <w:rPr>
          <w:rFonts w:ascii="Times New Roman" w:hAnsi="Times New Roman"/>
          <w:sz w:val="24"/>
          <w:szCs w:val="24"/>
        </w:rPr>
        <w:t>undecreed</w:t>
      </w:r>
      <w:proofErr w:type="spellEnd"/>
      <w:r w:rsidRPr="00ED6624">
        <w:rPr>
          <w:rFonts w:ascii="Times New Roman" w:hAnsi="Times New Roman"/>
          <w:sz w:val="24"/>
          <w:szCs w:val="24"/>
        </w:rPr>
        <w:t xml:space="preserve">, tributary, non-tributary or not non-tributary, surface or underground or appropriated or unappropriated, and all shares of stock in water, ditch, lateral and canal companies, well permits and all other evidences of any of such rights; </w:t>
      </w:r>
      <w:r w:rsidRPr="00ED6624">
        <w:rPr>
          <w:rFonts w:ascii="Times New Roman" w:hAnsi="Times New Roman"/>
          <w:spacing w:val="-2"/>
          <w:sz w:val="24"/>
          <w:szCs w:val="24"/>
        </w:rPr>
        <w:t xml:space="preserve">all deposits or other security now or hereafter made with or given to utility companies by Trustor with respect </w:t>
      </w:r>
      <w:r w:rsidRPr="00ED6624">
        <w:rPr>
          <w:rFonts w:ascii="Times New Roman" w:hAnsi="Times New Roman"/>
          <w:spacing w:val="-2"/>
          <w:sz w:val="24"/>
          <w:szCs w:val="24"/>
        </w:rPr>
        <w:lastRenderedPageBreak/>
        <w:t xml:space="preserve">to the Land and the Improvements; all advance payments of insurance premiums made by Trustor with respect to the Land and the Improvements; all plans, drawings and specifications relating to the Land and the Improvements; all loan funds held by Beneficiary, whether or not disbursed; all funds deposited with Beneficiary pursuant to any loan agreement; all reserves, deferred payments, deposits, </w:t>
      </w:r>
      <w:r w:rsidRPr="00ED6624">
        <w:rPr>
          <w:rFonts w:ascii="Times New Roman" w:hAnsi="Times New Roman"/>
          <w:sz w:val="24"/>
          <w:szCs w:val="24"/>
        </w:rPr>
        <w:t xml:space="preserve">security deposits, letters of credit, lease bonds and other deposit substitutes, credit enhancements, other like items, </w:t>
      </w:r>
      <w:r w:rsidRPr="00ED6624">
        <w:rPr>
          <w:rFonts w:ascii="Times New Roman" w:hAnsi="Times New Roman"/>
          <w:spacing w:val="-2"/>
          <w:sz w:val="24"/>
          <w:szCs w:val="24"/>
        </w:rPr>
        <w:t>accounts, refunds, cost savings and payments of any kind related to the Land and the Improvements or any portion thereof; together with all replacements and proceeds of, and additions and accessions to, any of the foregoing; together with all books, records and files relating to any of the foregoing.</w:t>
      </w:r>
    </w:p>
    <w:p w14:paraId="4418A806" w14:textId="30C25A8F" w:rsidR="002B4AF7" w:rsidRPr="00ED6624" w:rsidRDefault="002B4AF7" w:rsidP="0029223B">
      <w:pPr>
        <w:pStyle w:val="WFBStandard"/>
        <w:spacing w:after="240"/>
        <w:ind w:right="406" w:firstLine="720"/>
        <w:jc w:val="both"/>
        <w:rPr>
          <w:rFonts w:ascii="Times New Roman" w:hAnsi="Times New Roman"/>
          <w:spacing w:val="-2"/>
          <w:sz w:val="24"/>
          <w:szCs w:val="24"/>
        </w:rPr>
      </w:pPr>
      <w:r w:rsidRPr="00ED6624">
        <w:rPr>
          <w:rFonts w:ascii="Times New Roman" w:hAnsi="Times New Roman"/>
          <w:spacing w:val="-2"/>
          <w:sz w:val="24"/>
          <w:szCs w:val="24"/>
        </w:rPr>
        <w:t xml:space="preserve">As to </w:t>
      </w:r>
      <w:proofErr w:type="gramStart"/>
      <w:r w:rsidRPr="00ED6624">
        <w:rPr>
          <w:rFonts w:ascii="Times New Roman" w:hAnsi="Times New Roman"/>
          <w:spacing w:val="-2"/>
          <w:sz w:val="24"/>
          <w:szCs w:val="24"/>
        </w:rPr>
        <w:t>all of</w:t>
      </w:r>
      <w:proofErr w:type="gramEnd"/>
      <w:r w:rsidRPr="00ED6624">
        <w:rPr>
          <w:rFonts w:ascii="Times New Roman" w:hAnsi="Times New Roman"/>
          <w:spacing w:val="-2"/>
          <w:sz w:val="24"/>
          <w:szCs w:val="24"/>
        </w:rPr>
        <w:t xml:space="preserve"> the </w:t>
      </w:r>
      <w:proofErr w:type="gramStart"/>
      <w:r w:rsidRPr="00ED6624">
        <w:rPr>
          <w:rFonts w:ascii="Times New Roman" w:hAnsi="Times New Roman"/>
          <w:spacing w:val="-2"/>
          <w:sz w:val="24"/>
          <w:szCs w:val="24"/>
        </w:rPr>
        <w:t>above described</w:t>
      </w:r>
      <w:proofErr w:type="gramEnd"/>
      <w:r w:rsidRPr="00ED6624">
        <w:rPr>
          <w:rFonts w:ascii="Times New Roman" w:hAnsi="Times New Roman"/>
          <w:spacing w:val="-2"/>
          <w:sz w:val="24"/>
          <w:szCs w:val="24"/>
        </w:rPr>
        <w:t xml:space="preserve"> personal property</w:t>
      </w:r>
      <w:r w:rsidR="007821D1" w:rsidRPr="00ED6624">
        <w:rPr>
          <w:rFonts w:ascii="Times New Roman" w:hAnsi="Times New Roman"/>
          <w:spacing w:val="-2"/>
          <w:sz w:val="24"/>
          <w:szCs w:val="24"/>
        </w:rPr>
        <w:t>,</w:t>
      </w:r>
      <w:r w:rsidRPr="00ED6624">
        <w:rPr>
          <w:rFonts w:ascii="Times New Roman" w:hAnsi="Times New Roman"/>
          <w:spacing w:val="-2"/>
          <w:sz w:val="24"/>
          <w:szCs w:val="24"/>
        </w:rPr>
        <w:t xml:space="preserve"> which is or which hereafter becomes a</w:t>
      </w:r>
      <w:r w:rsidR="00F922AB">
        <w:rPr>
          <w:rFonts w:ascii="Times New Roman" w:hAnsi="Times New Roman"/>
          <w:spacing w:val="-2"/>
          <w:sz w:val="24"/>
          <w:szCs w:val="24"/>
        </w:rPr>
        <w:t> </w:t>
      </w:r>
      <w:r w:rsidRPr="00ED6624">
        <w:rPr>
          <w:rFonts w:ascii="Times New Roman" w:hAnsi="Times New Roman"/>
          <w:spacing w:val="-2"/>
          <w:sz w:val="24"/>
          <w:szCs w:val="24"/>
        </w:rPr>
        <w:t>"fixture" under applicable law, this Deed of Trust constitutes a fixture filing under the California Uniform Commercial Code, as amended or recodified from time to time</w:t>
      </w:r>
      <w:r w:rsidR="00F515EE">
        <w:rPr>
          <w:rFonts w:ascii="Times New Roman" w:hAnsi="Times New Roman"/>
          <w:spacing w:val="-2"/>
          <w:sz w:val="24"/>
          <w:szCs w:val="24"/>
        </w:rPr>
        <w:t> </w:t>
      </w:r>
      <w:r w:rsidRPr="00ED6624">
        <w:rPr>
          <w:rFonts w:ascii="Times New Roman" w:hAnsi="Times New Roman"/>
          <w:spacing w:val="-2"/>
          <w:sz w:val="24"/>
          <w:szCs w:val="24"/>
        </w:rPr>
        <w:t>("</w:t>
      </w:r>
      <w:r w:rsidRPr="00ED6624">
        <w:rPr>
          <w:rFonts w:ascii="Times New Roman" w:hAnsi="Times New Roman"/>
          <w:b/>
          <w:spacing w:val="-2"/>
          <w:sz w:val="24"/>
          <w:szCs w:val="24"/>
        </w:rPr>
        <w:t>UCC</w:t>
      </w:r>
      <w:r w:rsidRPr="00ED6624">
        <w:rPr>
          <w:rFonts w:ascii="Times New Roman" w:hAnsi="Times New Roman"/>
          <w:spacing w:val="-2"/>
          <w:sz w:val="24"/>
          <w:szCs w:val="24"/>
        </w:rPr>
        <w:t>").</w:t>
      </w:r>
    </w:p>
    <w:p w14:paraId="13E163F7" w14:textId="698E37EC" w:rsidR="0009383C" w:rsidRPr="00ED6624" w:rsidRDefault="002B4AF7" w:rsidP="0029223B">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Representations and Warranties</w:t>
      </w:r>
      <w:r w:rsidRPr="00ED6624">
        <w:rPr>
          <w:rFonts w:ascii="Times New Roman" w:hAnsi="Times New Roman"/>
          <w:sz w:val="24"/>
          <w:szCs w:val="24"/>
        </w:rPr>
        <w:t>.  Trustor represents and warrants that: (a)</w:t>
      </w:r>
      <w:r w:rsidR="00F515EE">
        <w:rPr>
          <w:rFonts w:ascii="Times New Roman" w:hAnsi="Times New Roman"/>
          <w:sz w:val="24"/>
          <w:szCs w:val="24"/>
        </w:rPr>
        <w:t> </w:t>
      </w:r>
      <w:r w:rsidRPr="00ED6624">
        <w:rPr>
          <w:rFonts w:ascii="Times New Roman" w:hAnsi="Times New Roman"/>
          <w:sz w:val="24"/>
          <w:szCs w:val="24"/>
        </w:rPr>
        <w:t>Trustor has, or will have</w:t>
      </w:r>
      <w:r w:rsidR="00611949" w:rsidRPr="00ED6624">
        <w:rPr>
          <w:rFonts w:ascii="Times New Roman" w:hAnsi="Times New Roman"/>
          <w:sz w:val="24"/>
          <w:szCs w:val="24"/>
        </w:rPr>
        <w:t xml:space="preserve"> upon recordation of this Deed of Trust</w:t>
      </w:r>
      <w:r w:rsidRPr="00ED6624">
        <w:rPr>
          <w:rFonts w:ascii="Times New Roman" w:hAnsi="Times New Roman"/>
          <w:sz w:val="24"/>
          <w:szCs w:val="24"/>
        </w:rPr>
        <w:t>, good title to the Collateral</w:t>
      </w:r>
      <w:r w:rsidR="00553EB5" w:rsidRPr="00ED6624">
        <w:rPr>
          <w:rFonts w:ascii="Times New Roman" w:hAnsi="Times New Roman"/>
          <w:sz w:val="24"/>
          <w:szCs w:val="24"/>
        </w:rPr>
        <w:t xml:space="preserve">, subject only to those exceptions approved by Beneficiary on its title insurance policy (the </w:t>
      </w:r>
      <w:r w:rsidR="00553EB5" w:rsidRPr="00ED6624">
        <w:rPr>
          <w:rFonts w:ascii="Times New Roman" w:hAnsi="Times New Roman"/>
          <w:b/>
          <w:bCs/>
          <w:sz w:val="24"/>
          <w:szCs w:val="24"/>
        </w:rPr>
        <w:t>“Permitted Exceptions”</w:t>
      </w:r>
      <w:r w:rsidR="00553EB5" w:rsidRPr="00ED6624">
        <w:rPr>
          <w:rFonts w:ascii="Times New Roman" w:hAnsi="Times New Roman"/>
          <w:sz w:val="24"/>
          <w:szCs w:val="24"/>
        </w:rPr>
        <w:t>)</w:t>
      </w:r>
      <w:r w:rsidRPr="00ED6624">
        <w:rPr>
          <w:rFonts w:ascii="Times New Roman" w:hAnsi="Times New Roman"/>
          <w:sz w:val="24"/>
          <w:szCs w:val="24"/>
        </w:rPr>
        <w:t>; (b)</w:t>
      </w:r>
      <w:r w:rsidR="00F515EE">
        <w:rPr>
          <w:rFonts w:ascii="Times New Roman" w:hAnsi="Times New Roman"/>
          <w:sz w:val="24"/>
          <w:szCs w:val="24"/>
        </w:rPr>
        <w:t> </w:t>
      </w:r>
      <w:r w:rsidRPr="00ED6624">
        <w:rPr>
          <w:rFonts w:ascii="Times New Roman" w:hAnsi="Times New Roman"/>
          <w:sz w:val="24"/>
          <w:szCs w:val="24"/>
        </w:rPr>
        <w:t>Trustor has not previously assigned or encumbered the Collateral, and no financing statement covering any of the Collateral has been delivered to any other person or entity</w:t>
      </w:r>
      <w:r w:rsidR="008A1E9E" w:rsidRPr="00ED6624">
        <w:rPr>
          <w:rFonts w:ascii="Times New Roman" w:hAnsi="Times New Roman"/>
          <w:sz w:val="24"/>
          <w:szCs w:val="24"/>
        </w:rPr>
        <w:t>, other t</w:t>
      </w:r>
      <w:r w:rsidR="00611949" w:rsidRPr="00ED6624">
        <w:rPr>
          <w:rFonts w:ascii="Times New Roman" w:hAnsi="Times New Roman"/>
          <w:sz w:val="24"/>
          <w:szCs w:val="24"/>
        </w:rPr>
        <w:t>han what shall be removed or subordinated upon recordation of this Deed of Trust</w:t>
      </w:r>
      <w:r w:rsidRPr="00ED6624">
        <w:rPr>
          <w:rFonts w:ascii="Times New Roman" w:hAnsi="Times New Roman"/>
          <w:sz w:val="24"/>
          <w:szCs w:val="24"/>
        </w:rPr>
        <w:t>; (c) Trustor's principal place of business is located at the ad</w:t>
      </w:r>
      <w:r w:rsidRPr="00ED6624">
        <w:rPr>
          <w:rFonts w:ascii="Times New Roman" w:hAnsi="Times New Roman"/>
          <w:sz w:val="24"/>
          <w:szCs w:val="24"/>
        </w:rPr>
        <w:softHyphen/>
        <w:t xml:space="preserve">dress shown in the heading of this Deed of Trust; and (d) Trustor's legal name is exactly as set forth on the first page of this Deed of Trust and all of Trustor's organizational documents or agreements delivered to Beneficiary are complete and accurate in </w:t>
      </w:r>
      <w:r w:rsidR="004F1D43" w:rsidRPr="00ED6624">
        <w:rPr>
          <w:rFonts w:ascii="Times New Roman" w:hAnsi="Times New Roman"/>
          <w:sz w:val="24"/>
          <w:szCs w:val="24"/>
        </w:rPr>
        <w:t xml:space="preserve">all material </w:t>
      </w:r>
      <w:r w:rsidRPr="00ED6624">
        <w:rPr>
          <w:rFonts w:ascii="Times New Roman" w:hAnsi="Times New Roman"/>
          <w:sz w:val="24"/>
          <w:szCs w:val="24"/>
        </w:rPr>
        <w:t>respect</w:t>
      </w:r>
      <w:r w:rsidR="004F1D43" w:rsidRPr="00ED6624">
        <w:rPr>
          <w:rFonts w:ascii="Times New Roman" w:hAnsi="Times New Roman"/>
          <w:sz w:val="24"/>
          <w:szCs w:val="24"/>
        </w:rPr>
        <w:t>s</w:t>
      </w:r>
      <w:r w:rsidRPr="00ED6624">
        <w:rPr>
          <w:rFonts w:ascii="Times New Roman" w:hAnsi="Times New Roman"/>
          <w:sz w:val="24"/>
          <w:szCs w:val="24"/>
        </w:rPr>
        <w:t>.</w:t>
      </w:r>
    </w:p>
    <w:p w14:paraId="559FABAA" w14:textId="3C4FE555" w:rsidR="0009383C" w:rsidRPr="00ED6624" w:rsidRDefault="002B4AF7" w:rsidP="0029223B">
      <w:pPr>
        <w:pStyle w:val="Heading2"/>
        <w:numPr>
          <w:ilvl w:val="1"/>
          <w:numId w:val="3"/>
        </w:numPr>
        <w:spacing w:after="240"/>
        <w:jc w:val="both"/>
        <w:rPr>
          <w:rFonts w:ascii="Times New Roman" w:hAnsi="Times New Roman"/>
          <w:sz w:val="24"/>
          <w:szCs w:val="24"/>
        </w:rPr>
      </w:pPr>
      <w:r w:rsidRPr="00ED6624">
        <w:rPr>
          <w:rFonts w:ascii="Times New Roman" w:hAnsi="Times New Roman"/>
          <w:b/>
          <w:bCs/>
          <w:sz w:val="24"/>
          <w:szCs w:val="24"/>
          <w:u w:val="single"/>
        </w:rPr>
        <w:t>Covenants</w:t>
      </w:r>
      <w:r w:rsidRPr="00ED6624">
        <w:rPr>
          <w:rFonts w:ascii="Times New Roman" w:hAnsi="Times New Roman"/>
          <w:sz w:val="24"/>
          <w:szCs w:val="24"/>
        </w:rPr>
        <w:t xml:space="preserve">.  Trustor agrees:  (a) to execute and deliver such documents as Beneficiary deems </w:t>
      </w:r>
      <w:r w:rsidR="00553EB5" w:rsidRPr="00ED6624">
        <w:rPr>
          <w:rFonts w:ascii="Times New Roman" w:hAnsi="Times New Roman"/>
          <w:sz w:val="24"/>
          <w:szCs w:val="24"/>
        </w:rPr>
        <w:t xml:space="preserve">reasonably </w:t>
      </w:r>
      <w:r w:rsidRPr="00ED6624">
        <w:rPr>
          <w:rFonts w:ascii="Times New Roman" w:hAnsi="Times New Roman"/>
          <w:sz w:val="24"/>
          <w:szCs w:val="24"/>
        </w:rPr>
        <w:t>necessary to create, perfect and continue the security interests contemplated hereby; (b) not to change its name, and as applicable, its chief executive office, its principal residence or the jurisdiction in which it is organized and/or registered without giving Beneficiary prior written notice thereof; (c) to cooperate with Beneficiary in perfecting all security interests granted herein and in obtaining such agreements from third parties as Beneficiary deems necessary, proper or convenient in connection with the preservation, perfection or enforcement of any of its rights hereunder; and (d) that Beneficiary is authorized to file financing statements in the name of Trustor to perfect Beneficiary's security interest in Collateral.</w:t>
      </w:r>
    </w:p>
    <w:p w14:paraId="3AC12ADC" w14:textId="7C8DAB91" w:rsidR="0009383C" w:rsidRPr="00ED6624" w:rsidRDefault="002B4AF7" w:rsidP="0029223B">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Remedies</w:t>
      </w:r>
      <w:r w:rsidRPr="00ED6624">
        <w:rPr>
          <w:rFonts w:ascii="Times New Roman" w:hAnsi="Times New Roman"/>
          <w:sz w:val="24"/>
          <w:szCs w:val="24"/>
        </w:rPr>
        <w:t xml:space="preserve">.  This Deed of Trust constitutes a security agreement with respect to the Collateral in which Beneficiary is granted a security interest.  Beneficiary has all of the rights and remedies of a secured party under the California Uniform Commercial Code as well as all other rights and remedies available at law or in equity.  Trustor agrees to execute and deliver on demand, and irrevocably constitutes and appoints Beneficiary the attorney-in-fact of Trustor to execute, deliver, and file, any security agreements, financing statements, continuation statements, or other instruments that Beneficiary may </w:t>
      </w:r>
      <w:r w:rsidR="004F1D43" w:rsidRPr="00ED6624">
        <w:rPr>
          <w:rFonts w:ascii="Times New Roman" w:hAnsi="Times New Roman"/>
          <w:sz w:val="24"/>
          <w:szCs w:val="24"/>
        </w:rPr>
        <w:t xml:space="preserve">reasonably </w:t>
      </w:r>
      <w:r w:rsidRPr="00ED6624">
        <w:rPr>
          <w:rFonts w:ascii="Times New Roman" w:hAnsi="Times New Roman"/>
          <w:sz w:val="24"/>
          <w:szCs w:val="24"/>
        </w:rPr>
        <w:t xml:space="preserve">request to impose, perfect or continue the perfection of the lien or security interest created by this Deed of Trust.  Upon the occurrence </w:t>
      </w:r>
      <w:r w:rsidR="004F1D43" w:rsidRPr="00ED6624">
        <w:rPr>
          <w:rFonts w:ascii="Times New Roman" w:hAnsi="Times New Roman"/>
          <w:sz w:val="24"/>
          <w:szCs w:val="24"/>
        </w:rPr>
        <w:t xml:space="preserve">and during the continuance </w:t>
      </w:r>
      <w:r w:rsidRPr="00ED6624">
        <w:rPr>
          <w:rFonts w:ascii="Times New Roman" w:hAnsi="Times New Roman"/>
          <w:sz w:val="24"/>
          <w:szCs w:val="24"/>
        </w:rPr>
        <w:t xml:space="preserve">of a Default (as hereinafter defined), Beneficiary will have the right to sell at any public or private sales as permitted by applicable law any of the Collateral that is personal property.  Beneficiary will also have any other rights and remedies, whether at law, in equity, or by statute that are available to secured creditors.  Any disposition may be conducted by an employee or agent of Beneficiary or Trustee.  Any person or entity, including both Trustor and Beneficiary, will be eligible to purchase any part or </w:t>
      </w:r>
      <w:proofErr w:type="gramStart"/>
      <w:r w:rsidRPr="00ED6624">
        <w:rPr>
          <w:rFonts w:ascii="Times New Roman" w:hAnsi="Times New Roman"/>
          <w:sz w:val="24"/>
          <w:szCs w:val="24"/>
        </w:rPr>
        <w:t>all of</w:t>
      </w:r>
      <w:proofErr w:type="gramEnd"/>
      <w:r w:rsidRPr="00ED6624">
        <w:rPr>
          <w:rFonts w:ascii="Times New Roman" w:hAnsi="Times New Roman"/>
          <w:sz w:val="24"/>
          <w:szCs w:val="24"/>
        </w:rPr>
        <w:t xml:space="preserve"> the Collateral at any disposition.</w:t>
      </w:r>
    </w:p>
    <w:p w14:paraId="45A868FA" w14:textId="0FC99866" w:rsidR="0009383C" w:rsidRPr="00ED6624" w:rsidRDefault="002B4AF7" w:rsidP="00B518EA">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Expenses</w:t>
      </w:r>
      <w:r w:rsidRPr="00ED6624">
        <w:rPr>
          <w:rFonts w:ascii="Times New Roman" w:hAnsi="Times New Roman"/>
          <w:sz w:val="24"/>
          <w:szCs w:val="24"/>
        </w:rPr>
        <w:t xml:space="preserve">.  Expenses of retaking, holding and preparing for sale, selling, or the like will be borne by Trustor and will include Beneficiary’s and Trustee’s </w:t>
      </w:r>
      <w:r w:rsidR="008A1E9E" w:rsidRPr="00ED6624">
        <w:rPr>
          <w:rFonts w:ascii="Times New Roman" w:hAnsi="Times New Roman"/>
          <w:sz w:val="24"/>
          <w:szCs w:val="24"/>
        </w:rPr>
        <w:t xml:space="preserve">reasonable </w:t>
      </w:r>
      <w:r w:rsidR="00553EB5" w:rsidRPr="00ED6624">
        <w:rPr>
          <w:rFonts w:ascii="Times New Roman" w:hAnsi="Times New Roman"/>
          <w:sz w:val="24"/>
          <w:szCs w:val="24"/>
        </w:rPr>
        <w:t xml:space="preserve">out-of-pocket </w:t>
      </w:r>
      <w:r w:rsidRPr="00ED6624">
        <w:rPr>
          <w:rFonts w:ascii="Times New Roman" w:hAnsi="Times New Roman"/>
          <w:sz w:val="24"/>
          <w:szCs w:val="24"/>
        </w:rPr>
        <w:t xml:space="preserve">attorneys’ fees and legal expenses.  Trustor, on demand, will assemble the Collateral and make it available to Beneficiary at the Property, </w:t>
      </w:r>
      <w:r w:rsidRPr="00ED6624">
        <w:rPr>
          <w:rFonts w:ascii="Times New Roman" w:hAnsi="Times New Roman"/>
          <w:sz w:val="24"/>
          <w:szCs w:val="24"/>
        </w:rPr>
        <w:lastRenderedPageBreak/>
        <w:t>a place deemed to be reasonably convenient to Beneficiary and Trustor.  Beneficiary will give Trustor at least ten</w:t>
      </w:r>
      <w:r w:rsidR="00F515EE">
        <w:rPr>
          <w:rFonts w:ascii="Times New Roman" w:hAnsi="Times New Roman"/>
          <w:sz w:val="24"/>
          <w:szCs w:val="24"/>
        </w:rPr>
        <w:t> </w:t>
      </w:r>
      <w:r w:rsidRPr="00ED6624">
        <w:rPr>
          <w:rFonts w:ascii="Times New Roman" w:hAnsi="Times New Roman"/>
          <w:sz w:val="24"/>
          <w:szCs w:val="24"/>
        </w:rPr>
        <w:t xml:space="preserve">(10) </w:t>
      </w:r>
      <w:r w:rsidR="008A1E9E" w:rsidRPr="00ED6624">
        <w:rPr>
          <w:rFonts w:ascii="Times New Roman" w:hAnsi="Times New Roman"/>
          <w:sz w:val="24"/>
          <w:szCs w:val="24"/>
        </w:rPr>
        <w:t xml:space="preserve">calendar </w:t>
      </w:r>
      <w:r w:rsidRPr="00ED6624">
        <w:rPr>
          <w:rFonts w:ascii="Times New Roman" w:hAnsi="Times New Roman"/>
          <w:sz w:val="24"/>
          <w:szCs w:val="24"/>
        </w:rPr>
        <w:t xml:space="preserve">days’ prior written notice of the time and place of any public sale or other disposition of the Collateral or of the time of or after which any private sale or any other intended disposition is to be made.  If the notice is sent to Trustor in the manner provided for  the </w:t>
      </w:r>
      <w:r w:rsidR="008A1E9E" w:rsidRPr="00ED6624">
        <w:rPr>
          <w:rFonts w:ascii="Times New Roman" w:hAnsi="Times New Roman"/>
          <w:sz w:val="24"/>
          <w:szCs w:val="24"/>
        </w:rPr>
        <w:t xml:space="preserve">delivery </w:t>
      </w:r>
      <w:r w:rsidRPr="00ED6624">
        <w:rPr>
          <w:rFonts w:ascii="Times New Roman" w:hAnsi="Times New Roman"/>
          <w:sz w:val="24"/>
          <w:szCs w:val="24"/>
        </w:rPr>
        <w:t>of notices in this Deed of Trust, it is deemed reasonable notice to Trustor.</w:t>
      </w:r>
    </w:p>
    <w:p w14:paraId="35EA841D" w14:textId="36EB89F6" w:rsidR="0009383C" w:rsidRPr="00ED6624" w:rsidRDefault="002B4AF7" w:rsidP="0029223B">
      <w:pPr>
        <w:pStyle w:val="Heading2"/>
        <w:numPr>
          <w:ilvl w:val="0"/>
          <w:numId w:val="3"/>
        </w:numPr>
        <w:spacing w:after="240"/>
        <w:jc w:val="center"/>
        <w:rPr>
          <w:rFonts w:ascii="Times New Roman" w:hAnsi="Times New Roman"/>
          <w:sz w:val="24"/>
          <w:szCs w:val="24"/>
        </w:rPr>
      </w:pPr>
      <w:r w:rsidRPr="00ED6624">
        <w:rPr>
          <w:rFonts w:ascii="Times New Roman" w:hAnsi="Times New Roman"/>
          <w:b/>
          <w:sz w:val="24"/>
          <w:szCs w:val="24"/>
        </w:rPr>
        <w:t>RIGHTS AND DUTIES OF THE PARTIES</w:t>
      </w:r>
    </w:p>
    <w:p w14:paraId="7E6FB80C" w14:textId="790455F5"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Title</w:t>
      </w:r>
      <w:r w:rsidRPr="00ED6624">
        <w:rPr>
          <w:rFonts w:ascii="Times New Roman" w:hAnsi="Times New Roman"/>
          <w:sz w:val="24"/>
          <w:szCs w:val="24"/>
        </w:rPr>
        <w:t xml:space="preserve">.  Trustor represents and warrants that, </w:t>
      </w:r>
      <w:r w:rsidR="00611949" w:rsidRPr="00ED6624">
        <w:rPr>
          <w:rFonts w:ascii="Times New Roman" w:hAnsi="Times New Roman"/>
          <w:sz w:val="24"/>
          <w:szCs w:val="24"/>
        </w:rPr>
        <w:t xml:space="preserve">to the best of its knowledge and </w:t>
      </w:r>
      <w:r w:rsidRPr="00ED6624">
        <w:rPr>
          <w:rFonts w:ascii="Times New Roman" w:hAnsi="Times New Roman"/>
          <w:sz w:val="24"/>
          <w:szCs w:val="24"/>
        </w:rPr>
        <w:t>except as disclosed to Beneficiary in a writing which refers to this warranty, Trustor lawfully holds and possesses fee simple title to the Property without limitation on the right to encumber, and that this Deed of Trust is</w:t>
      </w:r>
      <w:r w:rsidR="008A1E9E" w:rsidRPr="00ED6624">
        <w:rPr>
          <w:rFonts w:ascii="Times New Roman" w:hAnsi="Times New Roman"/>
          <w:sz w:val="24"/>
          <w:szCs w:val="24"/>
        </w:rPr>
        <w:t>, at the time o</w:t>
      </w:r>
      <w:r w:rsidR="00611949" w:rsidRPr="00ED6624">
        <w:rPr>
          <w:rFonts w:ascii="Times New Roman" w:hAnsi="Times New Roman"/>
          <w:sz w:val="24"/>
          <w:szCs w:val="24"/>
        </w:rPr>
        <w:t>f</w:t>
      </w:r>
      <w:r w:rsidR="008A1E9E" w:rsidRPr="00ED6624">
        <w:rPr>
          <w:rFonts w:ascii="Times New Roman" w:hAnsi="Times New Roman"/>
          <w:sz w:val="24"/>
          <w:szCs w:val="24"/>
        </w:rPr>
        <w:t xml:space="preserve"> recordation,</w:t>
      </w:r>
      <w:r w:rsidRPr="00ED6624">
        <w:rPr>
          <w:rFonts w:ascii="Times New Roman" w:hAnsi="Times New Roman"/>
          <w:sz w:val="24"/>
          <w:szCs w:val="24"/>
        </w:rPr>
        <w:t xml:space="preserve"> a first and prior lien on the Property</w:t>
      </w:r>
      <w:r w:rsidR="00553EB5" w:rsidRPr="00ED6624">
        <w:rPr>
          <w:rFonts w:ascii="Times New Roman" w:hAnsi="Times New Roman"/>
          <w:sz w:val="24"/>
          <w:szCs w:val="24"/>
        </w:rPr>
        <w:t>, subject only to the Permitted Exceptions</w:t>
      </w:r>
      <w:r w:rsidRPr="00ED6624">
        <w:rPr>
          <w:rFonts w:ascii="Times New Roman" w:hAnsi="Times New Roman"/>
          <w:sz w:val="24"/>
          <w:szCs w:val="24"/>
        </w:rPr>
        <w:t>.</w:t>
      </w:r>
    </w:p>
    <w:p w14:paraId="33F4E234" w14:textId="4D1EFA38"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Taxes and Assessments</w:t>
      </w:r>
      <w:r w:rsidRPr="00ED6624">
        <w:rPr>
          <w:rFonts w:ascii="Times New Roman" w:hAnsi="Times New Roman"/>
          <w:sz w:val="24"/>
          <w:szCs w:val="24"/>
        </w:rPr>
        <w:t>.  Trustor shall pay prior to delinquency all taxes, assessments, levies and charges imposed by any public or quasi</w:t>
      </w:r>
      <w:r w:rsidRPr="00ED6624">
        <w:rPr>
          <w:rFonts w:ascii="Times New Roman" w:hAnsi="Times New Roman"/>
          <w:sz w:val="24"/>
          <w:szCs w:val="24"/>
        </w:rPr>
        <w:noBreakHyphen/>
        <w:t xml:space="preserve">public authority or utility company which </w:t>
      </w:r>
      <w:proofErr w:type="gramStart"/>
      <w:r w:rsidRPr="00ED6624">
        <w:rPr>
          <w:rFonts w:ascii="Times New Roman" w:hAnsi="Times New Roman"/>
          <w:sz w:val="24"/>
          <w:szCs w:val="24"/>
        </w:rPr>
        <w:t>are</w:t>
      </w:r>
      <w:proofErr w:type="gramEnd"/>
      <w:r w:rsidRPr="00ED6624">
        <w:rPr>
          <w:rFonts w:ascii="Times New Roman" w:hAnsi="Times New Roman"/>
          <w:sz w:val="24"/>
          <w:szCs w:val="24"/>
        </w:rPr>
        <w:t xml:space="preserve"> or which may become a lien upon or cause a loss in value of the Property or any interest therein (the</w:t>
      </w:r>
      <w:r w:rsidR="00F515EE">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Impositions</w:t>
      </w:r>
      <w:r w:rsidRPr="00ED6624">
        <w:rPr>
          <w:rFonts w:ascii="Times New Roman" w:hAnsi="Times New Roman"/>
          <w:sz w:val="24"/>
          <w:szCs w:val="24"/>
        </w:rPr>
        <w:t xml:space="preserve">”).  Trustor shall also pay prior to delinquency all Impositions imposed by reason of its interest in any Secured Obligation or in the Property, or by reason of any payment made to Beneficiary pursuant to any Secured Obligation; </w:t>
      </w:r>
      <w:r w:rsidRPr="00ED6624">
        <w:rPr>
          <w:rFonts w:ascii="Times New Roman" w:hAnsi="Times New Roman"/>
          <w:sz w:val="24"/>
          <w:szCs w:val="24"/>
          <w:u w:val="single"/>
        </w:rPr>
        <w:t>provided</w:t>
      </w:r>
      <w:r w:rsidRPr="00ED6624">
        <w:rPr>
          <w:rFonts w:ascii="Times New Roman" w:hAnsi="Times New Roman"/>
          <w:sz w:val="24"/>
          <w:szCs w:val="24"/>
        </w:rPr>
        <w:t xml:space="preserve">, </w:t>
      </w:r>
      <w:r w:rsidRPr="00ED6624">
        <w:rPr>
          <w:rFonts w:ascii="Times New Roman" w:hAnsi="Times New Roman"/>
          <w:sz w:val="24"/>
          <w:szCs w:val="24"/>
          <w:u w:val="single"/>
        </w:rPr>
        <w:t>however</w:t>
      </w:r>
      <w:r w:rsidRPr="00ED6624">
        <w:rPr>
          <w:rFonts w:ascii="Times New Roman" w:hAnsi="Times New Roman"/>
          <w:sz w:val="24"/>
          <w:szCs w:val="24"/>
        </w:rPr>
        <w:t>, Trustor shall have no obligation to pay taxes which may be imposed from time to time upon Beneficiary and which are mea</w:t>
      </w:r>
      <w:r w:rsidRPr="00ED6624">
        <w:rPr>
          <w:rFonts w:ascii="Times New Roman" w:hAnsi="Times New Roman"/>
          <w:sz w:val="24"/>
          <w:szCs w:val="24"/>
        </w:rPr>
        <w:softHyphen/>
        <w:t>sured by and imposed upon Beneficiary's net income.</w:t>
      </w:r>
    </w:p>
    <w:p w14:paraId="34161EF9" w14:textId="63428AD7"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Performance of Secured Obligations</w:t>
      </w:r>
      <w:r w:rsidRPr="00ED6624">
        <w:rPr>
          <w:rFonts w:ascii="Times New Roman" w:hAnsi="Times New Roman"/>
          <w:sz w:val="24"/>
          <w:szCs w:val="24"/>
        </w:rPr>
        <w:t>.  Trustor shall promptly pay and perform each Secured Obligation when due.</w:t>
      </w:r>
    </w:p>
    <w:p w14:paraId="32936149" w14:textId="38721B93"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Liens, Encumbrances and Charges</w:t>
      </w:r>
      <w:r w:rsidRPr="00ED6624">
        <w:rPr>
          <w:rFonts w:ascii="Times New Roman" w:hAnsi="Times New Roman"/>
          <w:sz w:val="24"/>
          <w:szCs w:val="24"/>
        </w:rPr>
        <w:t xml:space="preserve">.  Trustor </w:t>
      </w:r>
      <w:proofErr w:type="gramStart"/>
      <w:r w:rsidRPr="00ED6624">
        <w:rPr>
          <w:rFonts w:ascii="Times New Roman" w:hAnsi="Times New Roman"/>
          <w:sz w:val="24"/>
          <w:szCs w:val="24"/>
        </w:rPr>
        <w:t xml:space="preserve">shall </w:t>
      </w:r>
      <w:r w:rsidR="005953D9" w:rsidRPr="00ED6624">
        <w:rPr>
          <w:rFonts w:ascii="Times New Roman" w:hAnsi="Times New Roman"/>
          <w:sz w:val="24"/>
          <w:szCs w:val="24"/>
        </w:rPr>
        <w:t xml:space="preserve"> promptly</w:t>
      </w:r>
      <w:proofErr w:type="gramEnd"/>
      <w:r w:rsidR="005953D9" w:rsidRPr="00ED6624">
        <w:rPr>
          <w:rFonts w:ascii="Times New Roman" w:hAnsi="Times New Roman"/>
          <w:sz w:val="24"/>
          <w:szCs w:val="24"/>
        </w:rPr>
        <w:t xml:space="preserve"> </w:t>
      </w:r>
      <w:r w:rsidRPr="00ED6624">
        <w:rPr>
          <w:rFonts w:ascii="Times New Roman" w:hAnsi="Times New Roman"/>
          <w:sz w:val="24"/>
          <w:szCs w:val="24"/>
        </w:rPr>
        <w:t xml:space="preserve">discharge any </w:t>
      </w:r>
      <w:proofErr w:type="gramStart"/>
      <w:r w:rsidRPr="00ED6624">
        <w:rPr>
          <w:rFonts w:ascii="Times New Roman" w:hAnsi="Times New Roman"/>
          <w:sz w:val="24"/>
          <w:szCs w:val="24"/>
        </w:rPr>
        <w:t>lien</w:t>
      </w:r>
      <w:proofErr w:type="gramEnd"/>
      <w:r w:rsidRPr="00ED6624">
        <w:rPr>
          <w:rFonts w:ascii="Times New Roman" w:hAnsi="Times New Roman"/>
          <w:sz w:val="24"/>
          <w:szCs w:val="24"/>
        </w:rPr>
        <w:t xml:space="preserve"> not approved by Beneficiary in writing that has or may attain priority over this Deed of Trust.  Trustor shall pay when due all obligations secured by or which may become liens and encumbrances which shall now or hereafter encumber or appear to encumber all or any part of the Property or Collateral, or any interest therein, whether senior or subordinate hereto.</w:t>
      </w:r>
    </w:p>
    <w:p w14:paraId="278ED2C1" w14:textId="2C288A03"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Damages, Insurance and Condemnation Proceeds</w:t>
      </w:r>
      <w:r w:rsidRPr="00ED6624">
        <w:rPr>
          <w:rFonts w:ascii="Times New Roman" w:hAnsi="Times New Roman"/>
          <w:sz w:val="24"/>
          <w:szCs w:val="24"/>
        </w:rPr>
        <w:t>.  The following (whether now existing or hereafter arising) are all absolutely and irrevocably assigned by Trustor to Beneficiary and, at the request of Beneficiary, shall be paid directly to Beneficiary: (</w:t>
      </w:r>
      <w:ins w:id="0" w:author="Tyler Hereford" w:date="2025-07-24T11:26:00Z" w16du:dateUtc="2025-07-24T18:26:00Z">
        <w:r w:rsidR="00C959B6">
          <w:rPr>
            <w:rFonts w:ascii="Times New Roman" w:hAnsi="Times New Roman"/>
            <w:sz w:val="24"/>
            <w:szCs w:val="24"/>
          </w:rPr>
          <w:t>a</w:t>
        </w:r>
      </w:ins>
      <w:del w:id="1" w:author="Tyler Hereford" w:date="2025-07-24T11:26:00Z" w16du:dateUtc="2025-07-24T18:26:00Z">
        <w:r w:rsidRPr="00ED6624" w:rsidDel="00C959B6">
          <w:rPr>
            <w:rFonts w:ascii="Times New Roman" w:hAnsi="Times New Roman"/>
            <w:sz w:val="24"/>
            <w:szCs w:val="24"/>
          </w:rPr>
          <w:delText>i</w:delText>
        </w:r>
      </w:del>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all awards of damages and all other compensation payable directly or indirectly by reason of a condemnation or proposed condemnation for public or private use affecting all or any part of, or any interest in, the Property or Collateral; (</w:t>
      </w:r>
      <w:del w:id="2" w:author="Tyler Hereford" w:date="2025-07-24T11:26:00Z" w16du:dateUtc="2025-07-24T18:26:00Z">
        <w:r w:rsidRPr="00ED6624" w:rsidDel="00C959B6">
          <w:rPr>
            <w:rFonts w:ascii="Times New Roman" w:hAnsi="Times New Roman"/>
            <w:sz w:val="24"/>
            <w:szCs w:val="24"/>
          </w:rPr>
          <w:delText>ii</w:delText>
        </w:r>
      </w:del>
      <w:ins w:id="3" w:author="Tyler Hereford" w:date="2025-07-24T11:26:00Z" w16du:dateUtc="2025-07-24T18:26:00Z">
        <w:r w:rsidR="00C959B6">
          <w:rPr>
            <w:rFonts w:ascii="Times New Roman" w:hAnsi="Times New Roman"/>
            <w:sz w:val="24"/>
            <w:szCs w:val="24"/>
          </w:rPr>
          <w:t>b</w:t>
        </w:r>
      </w:ins>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all other claims and awards for damages to, or decrease in value of, all or any part of, or any interest in, the Property or Collateral; (</w:t>
      </w:r>
      <w:del w:id="4" w:author="Tyler Hereford" w:date="2025-07-24T11:26:00Z" w16du:dateUtc="2025-07-24T18:26:00Z">
        <w:r w:rsidRPr="00ED6624" w:rsidDel="00C959B6">
          <w:rPr>
            <w:rFonts w:ascii="Times New Roman" w:hAnsi="Times New Roman"/>
            <w:sz w:val="24"/>
            <w:szCs w:val="24"/>
          </w:rPr>
          <w:delText>iii</w:delText>
        </w:r>
      </w:del>
      <w:ins w:id="5" w:author="Tyler Hereford" w:date="2025-07-24T11:26:00Z" w16du:dateUtc="2025-07-24T18:26:00Z">
        <w:r w:rsidR="00C959B6">
          <w:rPr>
            <w:rFonts w:ascii="Times New Roman" w:hAnsi="Times New Roman"/>
            <w:sz w:val="24"/>
            <w:szCs w:val="24"/>
          </w:rPr>
          <w:t>c</w:t>
        </w:r>
      </w:ins>
      <w:r w:rsidRPr="00ED6624">
        <w:rPr>
          <w:rFonts w:ascii="Times New Roman" w:hAnsi="Times New Roman"/>
          <w:sz w:val="24"/>
          <w:szCs w:val="24"/>
        </w:rPr>
        <w:t>) all proceeds of any insurance policies (whether or not expressly required by Beneficiary to be maintained by Trustor, including, but not limited to, earthquake insurance and terrorism insurance, if any) payable by reason of loss sustained to all or any part of the Property or Collateral; and (</w:t>
      </w:r>
      <w:ins w:id="6" w:author="Tyler Hereford" w:date="2025-07-24T11:27:00Z" w16du:dateUtc="2025-07-24T18:27:00Z">
        <w:r w:rsidR="00C959B6">
          <w:rPr>
            <w:rFonts w:ascii="Times New Roman" w:hAnsi="Times New Roman"/>
            <w:sz w:val="24"/>
            <w:szCs w:val="24"/>
          </w:rPr>
          <w:t>d</w:t>
        </w:r>
      </w:ins>
      <w:del w:id="7" w:author="Tyler Hereford" w:date="2025-07-24T11:27:00Z" w16du:dateUtc="2025-07-24T18:27:00Z">
        <w:r w:rsidRPr="00ED6624" w:rsidDel="00C959B6">
          <w:rPr>
            <w:rFonts w:ascii="Times New Roman" w:hAnsi="Times New Roman"/>
            <w:sz w:val="24"/>
            <w:szCs w:val="24"/>
          </w:rPr>
          <w:delText>iv</w:delText>
        </w:r>
      </w:del>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all interest which may accrue on any of the foregoing. Subject to applicable law, and without regard to any requirement contained in Section</w:t>
      </w:r>
      <w:r w:rsidR="00F515EE">
        <w:rPr>
          <w:rFonts w:ascii="Times New Roman" w:hAnsi="Times New Roman"/>
          <w:sz w:val="24"/>
          <w:szCs w:val="24"/>
        </w:rPr>
        <w:t> </w:t>
      </w:r>
      <w:r w:rsidRPr="00ED6624">
        <w:rPr>
          <w:rFonts w:ascii="Times New Roman" w:hAnsi="Times New Roman"/>
          <w:sz w:val="24"/>
          <w:szCs w:val="24"/>
        </w:rPr>
        <w:t xml:space="preserve">3.6, Beneficiary may at its discretion apply all or any of the proceeds it receives to its expenses in settling, prosecuting or defending any claim and may apply the balance to the Secured Obligations in such order and amounts as Beneficiary in its sole discretion may choose, and/or Beneficiary may release all or any part of the proceeds to Trustor upon any conditions Beneficiary may impose.  Beneficiary may commence, appear in, defend or prosecute any assigned claim or action and may adjust, compromise, settle and collect all claims and awards assigned to Beneficiary.  At its sole option, Beneficiary may permit insurance or condemnation proceeds held by Beneficiary to be used for repair or restoration but may condition such application upon reasonable conditions. </w:t>
      </w:r>
    </w:p>
    <w:p w14:paraId="2DBCCBAD" w14:textId="777014D9"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Maintenance and Preservation of the Property</w:t>
      </w:r>
      <w:r w:rsidRPr="00ED6624">
        <w:rPr>
          <w:rFonts w:ascii="Times New Roman" w:hAnsi="Times New Roman"/>
          <w:sz w:val="24"/>
          <w:szCs w:val="24"/>
        </w:rPr>
        <w:t>.  Trustor covenants: (a)</w:t>
      </w:r>
      <w:r w:rsidR="00F515EE">
        <w:rPr>
          <w:rFonts w:ascii="Times New Roman" w:hAnsi="Times New Roman"/>
          <w:sz w:val="24"/>
          <w:szCs w:val="24"/>
        </w:rPr>
        <w:t> </w:t>
      </w:r>
      <w:r w:rsidRPr="00ED6624">
        <w:rPr>
          <w:rFonts w:ascii="Times New Roman" w:hAnsi="Times New Roman"/>
          <w:sz w:val="24"/>
          <w:szCs w:val="24"/>
        </w:rPr>
        <w:t xml:space="preserve">to insure the Property and Collateral against such risks as Beneficiary may </w:t>
      </w:r>
      <w:r w:rsidR="004F1D43" w:rsidRPr="00ED6624">
        <w:rPr>
          <w:rFonts w:ascii="Times New Roman" w:hAnsi="Times New Roman"/>
          <w:sz w:val="24"/>
          <w:szCs w:val="24"/>
        </w:rPr>
        <w:t xml:space="preserve">reasonably </w:t>
      </w:r>
      <w:r w:rsidRPr="00ED6624">
        <w:rPr>
          <w:rFonts w:ascii="Times New Roman" w:hAnsi="Times New Roman"/>
          <w:sz w:val="24"/>
          <w:szCs w:val="24"/>
        </w:rPr>
        <w:t xml:space="preserve">require and, at Beneficiary's request, to provide </w:t>
      </w:r>
      <w:r w:rsidRPr="00ED6624">
        <w:rPr>
          <w:rFonts w:ascii="Times New Roman" w:hAnsi="Times New Roman"/>
          <w:sz w:val="24"/>
          <w:szCs w:val="24"/>
        </w:rPr>
        <w:lastRenderedPageBreak/>
        <w:t>evidence of such insurance to Beneficiary, and to comply with the requirements of any insurance companies providing such insurance; (b)</w:t>
      </w:r>
      <w:r w:rsidR="00F515EE">
        <w:rPr>
          <w:rFonts w:ascii="Times New Roman" w:hAnsi="Times New Roman"/>
          <w:sz w:val="24"/>
          <w:szCs w:val="24"/>
        </w:rPr>
        <w:t> </w:t>
      </w:r>
      <w:r w:rsidRPr="00ED6624">
        <w:rPr>
          <w:rFonts w:ascii="Times New Roman" w:hAnsi="Times New Roman"/>
          <w:sz w:val="24"/>
          <w:szCs w:val="24"/>
        </w:rPr>
        <w:t>to keep the Property and Collateral in good condition and repair</w:t>
      </w:r>
      <w:r w:rsidR="00553EB5" w:rsidRPr="00ED6624">
        <w:rPr>
          <w:rFonts w:ascii="Times New Roman" w:hAnsi="Times New Roman"/>
          <w:sz w:val="24"/>
          <w:szCs w:val="24"/>
        </w:rPr>
        <w:t xml:space="preserve"> (beyond ordinary wear and tear)</w:t>
      </w:r>
      <w:r w:rsidRPr="00ED6624">
        <w:rPr>
          <w:rFonts w:ascii="Times New Roman" w:hAnsi="Times New Roman"/>
          <w:sz w:val="24"/>
          <w:szCs w:val="24"/>
        </w:rPr>
        <w:t>; (c)</w:t>
      </w:r>
      <w:r w:rsidR="00F515EE">
        <w:rPr>
          <w:rFonts w:ascii="Times New Roman" w:hAnsi="Times New Roman"/>
          <w:sz w:val="24"/>
          <w:szCs w:val="24"/>
        </w:rPr>
        <w:t> </w:t>
      </w:r>
      <w:r w:rsidRPr="00ED6624">
        <w:rPr>
          <w:rFonts w:ascii="Times New Roman" w:hAnsi="Times New Roman"/>
          <w:sz w:val="24"/>
          <w:szCs w:val="24"/>
        </w:rPr>
        <w:t>not to remove or demolish the Property or Collateral or any part thereof, not to alter, restore or add to the Property or Collateral</w:t>
      </w:r>
      <w:r w:rsidR="00CF040B" w:rsidRPr="00ED6624">
        <w:rPr>
          <w:rFonts w:ascii="Times New Roman" w:hAnsi="Times New Roman"/>
          <w:sz w:val="24"/>
          <w:szCs w:val="24"/>
        </w:rPr>
        <w:t xml:space="preserve"> without Beneficiary's prior written consent;</w:t>
      </w:r>
      <w:r w:rsidRPr="00ED6624">
        <w:rPr>
          <w:rFonts w:ascii="Times New Roman" w:hAnsi="Times New Roman"/>
          <w:sz w:val="24"/>
          <w:szCs w:val="24"/>
        </w:rPr>
        <w:t xml:space="preserve"> </w:t>
      </w:r>
      <w:r w:rsidR="00CF040B" w:rsidRPr="00ED6624">
        <w:rPr>
          <w:rFonts w:ascii="Times New Roman" w:hAnsi="Times New Roman"/>
          <w:sz w:val="24"/>
          <w:szCs w:val="24"/>
        </w:rPr>
        <w:t>(d)</w:t>
      </w:r>
      <w:r w:rsidR="00F515EE">
        <w:rPr>
          <w:rFonts w:ascii="Times New Roman" w:hAnsi="Times New Roman"/>
          <w:sz w:val="24"/>
          <w:szCs w:val="24"/>
        </w:rPr>
        <w:t> </w:t>
      </w:r>
      <w:r w:rsidRPr="00ED6624">
        <w:rPr>
          <w:rFonts w:ascii="Times New Roman" w:hAnsi="Times New Roman"/>
          <w:sz w:val="24"/>
          <w:szCs w:val="24"/>
        </w:rPr>
        <w:t xml:space="preserve">not to initiate or acquiesce in any change in any zoning or other land classification which </w:t>
      </w:r>
      <w:r w:rsidR="00611949" w:rsidRPr="00ED6624">
        <w:rPr>
          <w:rFonts w:ascii="Times New Roman" w:hAnsi="Times New Roman"/>
          <w:sz w:val="24"/>
          <w:szCs w:val="24"/>
        </w:rPr>
        <w:t xml:space="preserve">would adversely </w:t>
      </w:r>
      <w:r w:rsidRPr="00ED6624">
        <w:rPr>
          <w:rFonts w:ascii="Times New Roman" w:hAnsi="Times New Roman"/>
          <w:sz w:val="24"/>
          <w:szCs w:val="24"/>
        </w:rPr>
        <w:t xml:space="preserve">affect the </w:t>
      </w:r>
      <w:r w:rsidR="00611949" w:rsidRPr="00ED6624">
        <w:rPr>
          <w:rFonts w:ascii="Times New Roman" w:hAnsi="Times New Roman"/>
          <w:sz w:val="24"/>
          <w:szCs w:val="24"/>
        </w:rPr>
        <w:t xml:space="preserve">value of the </w:t>
      </w:r>
      <w:r w:rsidRPr="00ED6624">
        <w:rPr>
          <w:rFonts w:ascii="Times New Roman" w:hAnsi="Times New Roman"/>
          <w:sz w:val="24"/>
          <w:szCs w:val="24"/>
        </w:rPr>
        <w:t>Property without Benefic</w:t>
      </w:r>
      <w:r w:rsidR="00CF040B" w:rsidRPr="00ED6624">
        <w:rPr>
          <w:rFonts w:ascii="Times New Roman" w:hAnsi="Times New Roman"/>
          <w:sz w:val="24"/>
          <w:szCs w:val="24"/>
        </w:rPr>
        <w:t>iary's prior written consent; (e</w:t>
      </w:r>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to complete or restore promptly and in good and workman</w:t>
      </w:r>
      <w:r w:rsidRPr="00ED6624">
        <w:rPr>
          <w:rFonts w:ascii="Times New Roman" w:hAnsi="Times New Roman"/>
          <w:sz w:val="24"/>
          <w:szCs w:val="24"/>
        </w:rPr>
        <w:softHyphen/>
        <w:t>like manner the Property and Collateral, or any part thereof which may be damaged or destroyed, without regard to whether Beneficiary elects to require that insurance proceeds be used to reduce the Secured Obligation</w:t>
      </w:r>
      <w:r w:rsidR="00CF040B" w:rsidRPr="00ED6624">
        <w:rPr>
          <w:rFonts w:ascii="Times New Roman" w:hAnsi="Times New Roman"/>
          <w:sz w:val="24"/>
          <w:szCs w:val="24"/>
        </w:rPr>
        <w:t>s as provided in Section</w:t>
      </w:r>
      <w:r w:rsidR="00F922AB">
        <w:rPr>
          <w:rFonts w:ascii="Times New Roman" w:hAnsi="Times New Roman"/>
          <w:sz w:val="24"/>
          <w:szCs w:val="24"/>
        </w:rPr>
        <w:t> </w:t>
      </w:r>
      <w:r w:rsidR="004F1D43" w:rsidRPr="00ED6624">
        <w:rPr>
          <w:rFonts w:ascii="Times New Roman" w:hAnsi="Times New Roman"/>
          <w:sz w:val="24"/>
          <w:szCs w:val="24"/>
        </w:rPr>
        <w:t>3.5</w:t>
      </w:r>
      <w:r w:rsidR="00CF040B" w:rsidRPr="00ED6624">
        <w:rPr>
          <w:rFonts w:ascii="Times New Roman" w:hAnsi="Times New Roman"/>
          <w:sz w:val="24"/>
          <w:szCs w:val="24"/>
        </w:rPr>
        <w:t>; (f</w:t>
      </w:r>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to comply with all laws, ordinances, regulations and stan</w:t>
      </w:r>
      <w:r w:rsidRPr="00ED6624">
        <w:rPr>
          <w:rFonts w:ascii="Times New Roman" w:hAnsi="Times New Roman"/>
          <w:sz w:val="24"/>
          <w:szCs w:val="24"/>
        </w:rPr>
        <w:softHyphen/>
        <w:t>dards, and all covenants, con</w:t>
      </w:r>
      <w:r w:rsidRPr="00ED6624">
        <w:rPr>
          <w:rFonts w:ascii="Times New Roman" w:hAnsi="Times New Roman"/>
          <w:sz w:val="24"/>
          <w:szCs w:val="24"/>
        </w:rPr>
        <w:softHyphen/>
        <w:t>ditions, restrictions and equitable servitudes of every kind and character which affect the Property or Collateral and pertain to acts committed or</w:t>
      </w:r>
      <w:r w:rsidR="00CF040B" w:rsidRPr="00ED6624">
        <w:rPr>
          <w:rFonts w:ascii="Times New Roman" w:hAnsi="Times New Roman"/>
          <w:sz w:val="24"/>
          <w:szCs w:val="24"/>
        </w:rPr>
        <w:t xml:space="preserve"> conditions existing thereon; (g</w:t>
      </w:r>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not to commit or permit waste of th</w:t>
      </w:r>
      <w:r w:rsidR="00CF040B" w:rsidRPr="00ED6624">
        <w:rPr>
          <w:rFonts w:ascii="Times New Roman" w:hAnsi="Times New Roman"/>
          <w:sz w:val="24"/>
          <w:szCs w:val="24"/>
        </w:rPr>
        <w:t>e Property or Collateral; and (h</w:t>
      </w:r>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to do all other acts which from the character or use of the Property or Collateral may be reasonably necessary to maintain and preserve its value.</w:t>
      </w:r>
    </w:p>
    <w:p w14:paraId="7133D443" w14:textId="4B5584BC"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Defense and Notice of Losses, Claims and Actions</w:t>
      </w:r>
      <w:r w:rsidRPr="00ED6624">
        <w:rPr>
          <w:rFonts w:ascii="Times New Roman" w:hAnsi="Times New Roman"/>
          <w:sz w:val="24"/>
          <w:szCs w:val="24"/>
        </w:rPr>
        <w:t>.  At Trustor's sole expense, Trustor shall protect, preserve and defend the Property and Collateral and title to and right of possession of the Property and Collateral, the security hereof and the rights and powers of Beneficiary and Trustee hereunder against all adverse claims. Trustor shall give Beneficiary and Trustee prompt notice in writing of the assertion of any claim, of the filing of any action or proceeding, of the occurrence of any damage to the Property or Collateral and of any condemnation offer or action.</w:t>
      </w:r>
    </w:p>
    <w:p w14:paraId="55DDE4EC" w14:textId="04893B88" w:rsidR="0009383C" w:rsidRPr="00ED6624" w:rsidRDefault="002B4AF7" w:rsidP="00ED6624">
      <w:pPr>
        <w:pStyle w:val="Heading2"/>
        <w:numPr>
          <w:ilvl w:val="1"/>
          <w:numId w:val="3"/>
        </w:numPr>
        <w:spacing w:after="240"/>
        <w:jc w:val="both"/>
        <w:rPr>
          <w:rFonts w:ascii="Times New Roman" w:hAnsi="Times New Roman"/>
          <w:sz w:val="24"/>
          <w:szCs w:val="24"/>
        </w:rPr>
      </w:pPr>
      <w:r w:rsidRPr="00ED6624">
        <w:rPr>
          <w:rFonts w:ascii="Times New Roman" w:hAnsi="Times New Roman"/>
          <w:b/>
          <w:sz w:val="24"/>
          <w:szCs w:val="24"/>
          <w:u w:val="single"/>
        </w:rPr>
        <w:t>Acceptance of Trust; Powers and Duties of Trustee</w:t>
      </w:r>
      <w:r w:rsidRPr="00ED6624">
        <w:rPr>
          <w:rFonts w:ascii="Times New Roman" w:hAnsi="Times New Roman"/>
          <w:sz w:val="24"/>
          <w:szCs w:val="24"/>
        </w:rPr>
        <w:t>.</w:t>
      </w:r>
    </w:p>
    <w:p w14:paraId="15DA6E7D" w14:textId="26A492B8" w:rsidR="00AD0301" w:rsidRPr="00ED6624" w:rsidRDefault="002B4AF7" w:rsidP="00ED6624">
      <w:pPr>
        <w:pStyle w:val="Heading2"/>
        <w:numPr>
          <w:ilvl w:val="2"/>
          <w:numId w:val="6"/>
        </w:numPr>
        <w:spacing w:after="240"/>
        <w:jc w:val="both"/>
        <w:rPr>
          <w:rFonts w:ascii="Times New Roman" w:hAnsi="Times New Roman"/>
          <w:sz w:val="24"/>
          <w:szCs w:val="24"/>
        </w:rPr>
      </w:pPr>
      <w:r w:rsidRPr="00ED6624">
        <w:rPr>
          <w:rFonts w:ascii="Times New Roman" w:hAnsi="Times New Roman"/>
          <w:sz w:val="24"/>
          <w:szCs w:val="24"/>
        </w:rPr>
        <w:t>Trustee accepts this trust when this Deed of Trust is recorded. From time to time on written request of Beneficiary and presentation of this Deed of Trust for endorsement, and without affecting the personal liability of any person for payment of any indebtedness or the performance of any obligations, Trustee may, without liability and without notice: (i)</w:t>
      </w:r>
      <w:r w:rsidR="00F515EE">
        <w:rPr>
          <w:rFonts w:ascii="Times New Roman" w:hAnsi="Times New Roman"/>
          <w:sz w:val="24"/>
          <w:szCs w:val="24"/>
        </w:rPr>
        <w:t> </w:t>
      </w:r>
      <w:r w:rsidRPr="00ED6624">
        <w:rPr>
          <w:rFonts w:ascii="Times New Roman" w:hAnsi="Times New Roman"/>
          <w:sz w:val="24"/>
          <w:szCs w:val="24"/>
        </w:rPr>
        <w:t>reconvey all or any part of the Property, (ii)</w:t>
      </w:r>
      <w:r w:rsidR="00F515EE">
        <w:rPr>
          <w:rFonts w:ascii="Times New Roman" w:hAnsi="Times New Roman"/>
          <w:sz w:val="24"/>
          <w:szCs w:val="24"/>
        </w:rPr>
        <w:t> </w:t>
      </w:r>
      <w:r w:rsidRPr="00ED6624">
        <w:rPr>
          <w:rFonts w:ascii="Times New Roman" w:hAnsi="Times New Roman"/>
          <w:sz w:val="24"/>
          <w:szCs w:val="24"/>
        </w:rPr>
        <w:t>consent to the making of any map or plat; and (iii)</w:t>
      </w:r>
      <w:r w:rsidR="00F515EE">
        <w:rPr>
          <w:rFonts w:ascii="Times New Roman" w:hAnsi="Times New Roman"/>
          <w:sz w:val="24"/>
          <w:szCs w:val="24"/>
        </w:rPr>
        <w:t> </w:t>
      </w:r>
      <w:r w:rsidRPr="00ED6624">
        <w:rPr>
          <w:rFonts w:ascii="Times New Roman" w:hAnsi="Times New Roman"/>
          <w:sz w:val="24"/>
          <w:szCs w:val="24"/>
        </w:rPr>
        <w:t xml:space="preserve">join in any grant of easement, any declaration of covenants, conditions, and restrictions, any extension agreement, or any agreement subordinating the lien or charge of this Deed of Trust.  </w:t>
      </w:r>
    </w:p>
    <w:p w14:paraId="244ADB0E" w14:textId="04935034" w:rsidR="00AD0301" w:rsidRPr="00ED6624" w:rsidRDefault="002B4AF7" w:rsidP="00ED6624">
      <w:pPr>
        <w:pStyle w:val="Heading2"/>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With the approval of Beneficiary, Trustee shall have the right to take </w:t>
      </w:r>
      <w:proofErr w:type="gramStart"/>
      <w:r w:rsidRPr="00ED6624">
        <w:rPr>
          <w:rFonts w:ascii="Times New Roman" w:hAnsi="Times New Roman"/>
          <w:sz w:val="24"/>
          <w:szCs w:val="24"/>
        </w:rPr>
        <w:t>any and all</w:t>
      </w:r>
      <w:proofErr w:type="gramEnd"/>
      <w:r w:rsidRPr="00ED6624">
        <w:rPr>
          <w:rFonts w:ascii="Times New Roman" w:hAnsi="Times New Roman"/>
          <w:sz w:val="24"/>
          <w:szCs w:val="24"/>
        </w:rPr>
        <w:t xml:space="preserve"> lawful action as Beneficiary may instruct Trustee to take to protect or enforce Beneficiary's rights hereunder. Trustee shall not be personally liable in case of entry by Trustee, or anyone entering by virtue of the powers herein granted to Trustee, upon the Property for debts contracted for or liability or damages incurred in the management or operation of the Property.  </w:t>
      </w:r>
    </w:p>
    <w:p w14:paraId="4418A827" w14:textId="613C681B" w:rsidR="002B4AF7" w:rsidRPr="00ED6624" w:rsidRDefault="002B4AF7" w:rsidP="00ED6624">
      <w:pPr>
        <w:pStyle w:val="Heading2"/>
        <w:numPr>
          <w:ilvl w:val="2"/>
          <w:numId w:val="6"/>
        </w:numPr>
        <w:spacing w:after="240"/>
        <w:jc w:val="both"/>
        <w:rPr>
          <w:rFonts w:ascii="Times New Roman" w:hAnsi="Times New Roman"/>
          <w:sz w:val="24"/>
          <w:szCs w:val="24"/>
        </w:rPr>
      </w:pPr>
      <w:r w:rsidRPr="00ED6624">
        <w:rPr>
          <w:rFonts w:ascii="Times New Roman" w:hAnsi="Times New Roman"/>
          <w:sz w:val="24"/>
          <w:szCs w:val="24"/>
        </w:rPr>
        <w:t>All moneys received by Trustee shall, until used or applied as herein provided, be held in trust for the purposes for which they were received, but need not be segregated in any manner from any other moneys (except to the extent required by applicable law) and Trustee shall be under no liability for interest on any moneys received by Trustee hereunder.</w:t>
      </w:r>
    </w:p>
    <w:p w14:paraId="2F127A71" w14:textId="3C174D3B" w:rsidR="00AD0301"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Should any deed, conveyance, or instrument of any nature be required from Trustor by any Trustee or substitute Trustee to more fully and certainly vest in and confirm to the Trustee or substitute Trustee such estates, rights, powers, and duties, then, upon request by the Trustee or substitute Trustee, any and all such deeds, conveyances and instruments shall be made, executed, acknowledged, and delivered and shall be caused to be recorded and/or filed by Trustor.</w:t>
      </w:r>
    </w:p>
    <w:p w14:paraId="0AAB5004" w14:textId="78BB0040" w:rsidR="00AD0301"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Compensation; Exculpation; Indemnification.</w:t>
      </w:r>
    </w:p>
    <w:p w14:paraId="260E81D9" w14:textId="35946857" w:rsidR="00AD0301"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lastRenderedPageBreak/>
        <w:t>Trustor shall pay</w:t>
      </w:r>
      <w:r w:rsidR="00463CAE" w:rsidRPr="00ED6624">
        <w:rPr>
          <w:rFonts w:ascii="Times New Roman" w:hAnsi="Times New Roman"/>
          <w:sz w:val="24"/>
          <w:szCs w:val="24"/>
        </w:rPr>
        <w:t>, within ten</w:t>
      </w:r>
      <w:r w:rsidR="00F515EE">
        <w:rPr>
          <w:rFonts w:ascii="Times New Roman" w:hAnsi="Times New Roman"/>
          <w:sz w:val="24"/>
          <w:szCs w:val="24"/>
        </w:rPr>
        <w:t> </w:t>
      </w:r>
      <w:r w:rsidR="00463CAE" w:rsidRPr="00ED6624">
        <w:rPr>
          <w:rFonts w:ascii="Times New Roman" w:hAnsi="Times New Roman"/>
          <w:sz w:val="24"/>
          <w:szCs w:val="24"/>
        </w:rPr>
        <w:t>(10) calendar days of demand,</w:t>
      </w:r>
      <w:r w:rsidRPr="00ED6624">
        <w:rPr>
          <w:rFonts w:ascii="Times New Roman" w:hAnsi="Times New Roman"/>
          <w:sz w:val="24"/>
          <w:szCs w:val="24"/>
        </w:rPr>
        <w:t xml:space="preserve"> Trustee's </w:t>
      </w:r>
      <w:r w:rsidR="004F1D43" w:rsidRPr="00ED6624">
        <w:rPr>
          <w:rFonts w:ascii="Times New Roman" w:hAnsi="Times New Roman"/>
          <w:sz w:val="24"/>
          <w:szCs w:val="24"/>
        </w:rPr>
        <w:t xml:space="preserve">reasonable out-of-pocket </w:t>
      </w:r>
      <w:r w:rsidRPr="00ED6624">
        <w:rPr>
          <w:rFonts w:ascii="Times New Roman" w:hAnsi="Times New Roman"/>
          <w:sz w:val="24"/>
          <w:szCs w:val="24"/>
        </w:rPr>
        <w:t>fees and reimburse Trustee for expenses in the administration of this trust, including attorneys' fees.  Trustor shall pay to Beneficiary reasonable compensation for services rendered concerning this Deed of Trust, including without limit any statement of amounts owing under any Secured Obligation.  Beneficiary shall not directly or indirectly be liable to Trustor or any other person as a consequence of (i)</w:t>
      </w:r>
      <w:r w:rsidR="00F515EE">
        <w:rPr>
          <w:rFonts w:ascii="Times New Roman" w:hAnsi="Times New Roman"/>
          <w:sz w:val="24"/>
          <w:szCs w:val="24"/>
        </w:rPr>
        <w:t> </w:t>
      </w:r>
      <w:r w:rsidRPr="00ED6624">
        <w:rPr>
          <w:rFonts w:ascii="Times New Roman" w:hAnsi="Times New Roman"/>
          <w:sz w:val="24"/>
          <w:szCs w:val="24"/>
        </w:rPr>
        <w:t>the exercise of the rights, remedies or powers granted to Beneficiary in this Deed of Trust; (ii)</w:t>
      </w:r>
      <w:r w:rsidR="00F515EE">
        <w:rPr>
          <w:rFonts w:ascii="Times New Roman" w:hAnsi="Times New Roman"/>
          <w:sz w:val="24"/>
          <w:szCs w:val="24"/>
        </w:rPr>
        <w:t> </w:t>
      </w:r>
      <w:r w:rsidRPr="00ED6624">
        <w:rPr>
          <w:rFonts w:ascii="Times New Roman" w:hAnsi="Times New Roman"/>
          <w:sz w:val="24"/>
          <w:szCs w:val="24"/>
        </w:rPr>
        <w:t>the failure or refusal of Beneficiary to perform or discharge any obligation or liability of Trustor under any agreement related to the Property or Collateral or under this Deed of Trust; or (iii)</w:t>
      </w:r>
      <w:r w:rsidR="00F515EE">
        <w:rPr>
          <w:rFonts w:ascii="Times New Roman" w:hAnsi="Times New Roman"/>
          <w:sz w:val="24"/>
          <w:szCs w:val="24"/>
        </w:rPr>
        <w:t> </w:t>
      </w:r>
      <w:r w:rsidRPr="00ED6624">
        <w:rPr>
          <w:rFonts w:ascii="Times New Roman" w:hAnsi="Times New Roman"/>
          <w:sz w:val="24"/>
          <w:szCs w:val="24"/>
        </w:rPr>
        <w:t>any loss sustained by Trustor or any third party resulting from Beneficiary's failure (whether by malfeasance, nonfeasance or refusal to act) to lease the Property after a Default (hereinafter defined) or from any other act or omission (regardless of whether same constitutes negligence) of Beneficiary in managing the Property after a Default unless the loss is caused by the gross negligence or willful misconduct of Beneficiary and no such liability shall be asserted against or imposed upon Beneficiary, and all such liability is hereby expressly waived and released by Trustor.</w:t>
      </w:r>
    </w:p>
    <w:p w14:paraId="63D06558" w14:textId="7CE38944" w:rsidR="00AD0301"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Trustor indemnifies and holds harmless Trustee and Beneficiary from and against all losses, damages, liabilities, claims, causes of action, judgments, court costs, attorneys</w:t>
      </w:r>
      <w:r w:rsidR="00DC337A" w:rsidRPr="00ED6624">
        <w:rPr>
          <w:rFonts w:ascii="Times New Roman" w:hAnsi="Times New Roman"/>
          <w:sz w:val="24"/>
          <w:szCs w:val="24"/>
        </w:rPr>
        <w:t>’</w:t>
      </w:r>
      <w:r w:rsidRPr="00ED6624">
        <w:rPr>
          <w:rFonts w:ascii="Times New Roman" w:hAnsi="Times New Roman"/>
          <w:sz w:val="24"/>
          <w:szCs w:val="24"/>
        </w:rPr>
        <w:t xml:space="preserve"> fees and other legal expenses, cost of evidence of title and value, and other expenses which either may suffer or incur: (i)</w:t>
      </w:r>
      <w:r w:rsidR="00F515EE">
        <w:rPr>
          <w:rFonts w:ascii="Times New Roman" w:hAnsi="Times New Roman"/>
          <w:sz w:val="24"/>
          <w:szCs w:val="24"/>
        </w:rPr>
        <w:t> </w:t>
      </w:r>
      <w:r w:rsidRPr="00ED6624">
        <w:rPr>
          <w:rFonts w:ascii="Times New Roman" w:hAnsi="Times New Roman"/>
          <w:sz w:val="24"/>
          <w:szCs w:val="24"/>
        </w:rPr>
        <w:t>by reason of this Deed of Trust, (ii)</w:t>
      </w:r>
      <w:r w:rsidR="00F515EE">
        <w:rPr>
          <w:rFonts w:ascii="Times New Roman" w:hAnsi="Times New Roman"/>
          <w:sz w:val="24"/>
          <w:szCs w:val="24"/>
        </w:rPr>
        <w:t> </w:t>
      </w:r>
      <w:r w:rsidRPr="00ED6624">
        <w:rPr>
          <w:rFonts w:ascii="Times New Roman" w:hAnsi="Times New Roman"/>
          <w:sz w:val="24"/>
          <w:szCs w:val="24"/>
        </w:rPr>
        <w:t>by reason of the execution of this Deed of Trust or in performance of any act required or permitted hereunder or by law, (iii)</w:t>
      </w:r>
      <w:r w:rsidR="00F515EE">
        <w:t> </w:t>
      </w:r>
      <w:r w:rsidRPr="00ED6624">
        <w:rPr>
          <w:rFonts w:ascii="Times New Roman" w:hAnsi="Times New Roman"/>
          <w:sz w:val="24"/>
          <w:szCs w:val="24"/>
        </w:rPr>
        <w:t>as a result of any failure of Trustor to perform Trustor’s obligations, or (iv)</w:t>
      </w:r>
      <w:r w:rsidR="00F515EE">
        <w:rPr>
          <w:rFonts w:ascii="Times New Roman" w:hAnsi="Times New Roman"/>
          <w:sz w:val="24"/>
          <w:szCs w:val="24"/>
        </w:rPr>
        <w:t> </w:t>
      </w:r>
      <w:r w:rsidRPr="00ED6624">
        <w:rPr>
          <w:rFonts w:ascii="Times New Roman" w:hAnsi="Times New Roman"/>
          <w:sz w:val="24"/>
          <w:szCs w:val="24"/>
        </w:rPr>
        <w:t>by reason of any alleged obligation or undertaking on Beneficiary’s part to perform or discharge any of the representations, warranties, conditions, covenants or other obligations contained in any other document related to the Property.  The above obligations of Trustor to indemnify and hold harmless Beneficiary and Trustee shall survive the release and cancellation of the Secured Obligations and the release and reconveyance or partial release and reconveyance of this Deed of Trust.</w:t>
      </w:r>
    </w:p>
    <w:p w14:paraId="27FDAF3F" w14:textId="22F55492" w:rsidR="00AD0301"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Trustor shall pay all amounts and indebtedness arising under this </w:t>
      </w:r>
      <w:r w:rsidR="00463CAE" w:rsidRPr="00ED6624">
        <w:rPr>
          <w:rFonts w:ascii="Times New Roman" w:hAnsi="Times New Roman"/>
          <w:sz w:val="24"/>
          <w:szCs w:val="24"/>
        </w:rPr>
        <w:t>section</w:t>
      </w:r>
      <w:r w:rsidRPr="00ED6624">
        <w:rPr>
          <w:rFonts w:ascii="Times New Roman" w:hAnsi="Times New Roman"/>
          <w:sz w:val="24"/>
          <w:szCs w:val="24"/>
        </w:rPr>
        <w:t xml:space="preserve"> </w:t>
      </w:r>
      <w:r w:rsidR="00463CAE" w:rsidRPr="00ED6624">
        <w:rPr>
          <w:rFonts w:ascii="Times New Roman" w:hAnsi="Times New Roman"/>
          <w:sz w:val="24"/>
          <w:szCs w:val="24"/>
        </w:rPr>
        <w:t>within ten</w:t>
      </w:r>
      <w:r w:rsidR="00F515EE">
        <w:rPr>
          <w:rFonts w:ascii="Times New Roman" w:hAnsi="Times New Roman"/>
          <w:sz w:val="24"/>
          <w:szCs w:val="24"/>
        </w:rPr>
        <w:t> </w:t>
      </w:r>
      <w:r w:rsidR="00463CAE" w:rsidRPr="00ED6624">
        <w:rPr>
          <w:rFonts w:ascii="Times New Roman" w:hAnsi="Times New Roman"/>
          <w:sz w:val="24"/>
          <w:szCs w:val="24"/>
        </w:rPr>
        <w:t xml:space="preserve">(10) calendar days of </w:t>
      </w:r>
      <w:r w:rsidRPr="00ED6624">
        <w:rPr>
          <w:rFonts w:ascii="Times New Roman" w:hAnsi="Times New Roman"/>
          <w:sz w:val="24"/>
          <w:szCs w:val="24"/>
        </w:rPr>
        <w:t>demand by Trustee or Beneficiary together with interest thereon from the date the indebtedness arises at the rate of interest then applicable to the principal balance of the Note as specified therein.</w:t>
      </w:r>
    </w:p>
    <w:p w14:paraId="188CA859" w14:textId="60C46C67" w:rsidR="00AD0301"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Substitution of Trustee</w:t>
      </w:r>
      <w:r w:rsidRPr="00ED6624">
        <w:rPr>
          <w:rFonts w:ascii="Times New Roman" w:hAnsi="Times New Roman"/>
          <w:sz w:val="24"/>
          <w:szCs w:val="24"/>
        </w:rPr>
        <w:t xml:space="preserve">.  From time to time, by a writing, signed and acknowledged by Beneficiary and recorded in the Office of the Recorder of the County in which the Property is situated, Beneficiary may appoint another trustee to act in the place and stead of Trustee or any successor.  Such writing shall set forth any information required by law.  The recordation of such instrument of substitution shall discharge Trustee herein named and shall appoint the new trustee as the trustee hereunder with the same effect as if originally named Trustee herein.  A writing recorded pursuant to the provisions of this </w:t>
      </w:r>
      <w:r w:rsidR="009C1796" w:rsidRPr="00ED6624">
        <w:rPr>
          <w:rFonts w:ascii="Times New Roman" w:hAnsi="Times New Roman"/>
          <w:sz w:val="24"/>
          <w:szCs w:val="24"/>
        </w:rPr>
        <w:t>section</w:t>
      </w:r>
      <w:r w:rsidRPr="00ED6624">
        <w:rPr>
          <w:rFonts w:ascii="Times New Roman" w:hAnsi="Times New Roman"/>
          <w:sz w:val="24"/>
          <w:szCs w:val="24"/>
        </w:rPr>
        <w:t xml:space="preserve"> shall be conclusive proof of the proper substitution of such new Trustee.</w:t>
      </w:r>
    </w:p>
    <w:p w14:paraId="48AD5458" w14:textId="405F0A87" w:rsidR="00AD0301"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Due on Sale or Encumbrance</w:t>
      </w:r>
      <w:r w:rsidRPr="00ED6624">
        <w:rPr>
          <w:rFonts w:ascii="Times New Roman" w:hAnsi="Times New Roman"/>
          <w:sz w:val="24"/>
          <w:szCs w:val="24"/>
        </w:rPr>
        <w:t>.  If the Property or any interest therein shall be sold, transferred (including, without limitation, through sale or transfer of a majority or controlling interest of the corporate stock or general partnership interests or limited liabili</w:t>
      </w:r>
      <w:r w:rsidR="00FB3053" w:rsidRPr="00ED6624">
        <w:rPr>
          <w:rFonts w:ascii="Times New Roman" w:hAnsi="Times New Roman"/>
          <w:sz w:val="24"/>
          <w:szCs w:val="24"/>
        </w:rPr>
        <w:t xml:space="preserve">ty company interests of Trustor, </w:t>
      </w:r>
      <w:r w:rsidRPr="00ED6624">
        <w:rPr>
          <w:rFonts w:ascii="Times New Roman" w:hAnsi="Times New Roman"/>
          <w:sz w:val="24"/>
          <w:szCs w:val="24"/>
        </w:rPr>
        <w:t xml:space="preserve">except as otherwise expressly permitted in the Loan Agreement), mortgaged, assigned, further encumbered or leased, whether directly or indirectly, whether voluntarily, involuntarily or by operation of law, without the prior written consent of Beneficiary, </w:t>
      </w:r>
      <w:r w:rsidRPr="00ED6624">
        <w:rPr>
          <w:rFonts w:ascii="Times New Roman" w:hAnsi="Times New Roman"/>
          <w:sz w:val="24"/>
          <w:szCs w:val="24"/>
          <w:u w:val="single"/>
        </w:rPr>
        <w:t>THEN</w:t>
      </w:r>
      <w:r w:rsidRPr="00ED6624">
        <w:rPr>
          <w:rFonts w:ascii="Times New Roman" w:hAnsi="Times New Roman"/>
          <w:sz w:val="24"/>
          <w:szCs w:val="24"/>
        </w:rPr>
        <w:t xml:space="preserve"> Beneficiary, in its sole discretion, may declare all Secured Obligations immediately due and payable.</w:t>
      </w:r>
    </w:p>
    <w:p w14:paraId="6BD685D3" w14:textId="59AC8AB2" w:rsidR="00AD0301" w:rsidRPr="00ED6624" w:rsidRDefault="002B4AF7" w:rsidP="0029223B">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Releases, Extensions, Modifications and Additional Security</w:t>
      </w:r>
      <w:r w:rsidRPr="00ED6624">
        <w:rPr>
          <w:rFonts w:ascii="Times New Roman" w:hAnsi="Times New Roman"/>
          <w:sz w:val="24"/>
          <w:szCs w:val="24"/>
        </w:rPr>
        <w:t>.  Without notice to or the consent, approval or agreement of any persons or entities having any interest at any time in the Property and Collateral or in any manner obligated under the Secured Obligations</w:t>
      </w:r>
      <w:r w:rsidR="00F515EE">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Interested Parties</w:t>
      </w:r>
      <w:r w:rsidRPr="00ED6624">
        <w:rPr>
          <w:rFonts w:ascii="Times New Roman" w:hAnsi="Times New Roman"/>
          <w:sz w:val="24"/>
          <w:szCs w:val="24"/>
        </w:rPr>
        <w:t xml:space="preserve">"), Beneficiary may, from time to time, release any person or entity from liability for the payment or performance of any Secured Obligation, take any action or make any agreement extending the maturity or otherwise altering the terms or increasing the amount </w:t>
      </w:r>
      <w:r w:rsidRPr="00ED6624">
        <w:rPr>
          <w:rFonts w:ascii="Times New Roman" w:hAnsi="Times New Roman"/>
          <w:sz w:val="24"/>
          <w:szCs w:val="24"/>
        </w:rPr>
        <w:lastRenderedPageBreak/>
        <w:t>of any Secured Obligation, or accept additional security or release all or a portion of the Property and Collateral and other security for the Secured Obligations. None of the foregoing actions shall release or reduce the personal liability of any of said Interested Parties, or release or impair the priority of the lien of and security interests created by this Deed of Trust upon the Property and Collateral.</w:t>
      </w:r>
    </w:p>
    <w:p w14:paraId="128CC7C9" w14:textId="1A7D2337" w:rsidR="00AD0301" w:rsidRPr="00ED6624" w:rsidRDefault="002B4AF7" w:rsidP="0029223B">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Reconveyance</w:t>
      </w:r>
      <w:r w:rsidRPr="00ED6624">
        <w:rPr>
          <w:rFonts w:ascii="Times New Roman" w:hAnsi="Times New Roman"/>
          <w:sz w:val="24"/>
          <w:szCs w:val="24"/>
        </w:rPr>
        <w:t>.  Upon Beneficiary's written request, and upon surrender to Trustee for cancellation of this Deed of Trust or a certified copy thereof and any note, instrument, or instruments setting forth all obligations secured hereby, Trustee shall reconvey, without warranty, the Property or that portion thereof then held hereunder.  To the extent permitted by law, the reconveyance may describe the grantee as "the person or persons legally entitled thereto" and the recitals of any matters or facts in any reconveyance executed hereunder shall be conclusive proof of the truthfulness thereof.  Neither Beneficiary nor Trustee shall have any duty to determine the rights of persons claiming to be rightful grantees of any reconveyance.  When the Property has been fully reconveyed, the last such reconveyance shall operate as a reassignment of all future rents, issues and profits of the Property to the person or persons legally entitled thereto.</w:t>
      </w:r>
    </w:p>
    <w:p w14:paraId="0D3BA7AC" w14:textId="5B3CCC0A" w:rsidR="00AD0301" w:rsidRPr="00ED6624" w:rsidRDefault="002B4AF7" w:rsidP="0029223B">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Subrogation</w:t>
      </w:r>
      <w:r w:rsidRPr="00ED6624">
        <w:rPr>
          <w:rFonts w:ascii="Times New Roman" w:hAnsi="Times New Roman"/>
          <w:sz w:val="24"/>
          <w:szCs w:val="24"/>
        </w:rPr>
        <w:t>.  Beneficiary shall be subrogated to the lien of all encumbrances, whether released of record or not, paid in whole or in part by Beneficiary pursuant to the Loan Documents or by the proceeds of any loan secured by this Deed of Trust.</w:t>
      </w:r>
      <w:bookmarkStart w:id="8" w:name="_Ref358139219"/>
    </w:p>
    <w:p w14:paraId="4ADCFF05" w14:textId="0489EA10" w:rsidR="00AD0301" w:rsidRPr="00ED6624" w:rsidRDefault="002B4AF7" w:rsidP="0029223B">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Hazardous Materials</w:t>
      </w:r>
      <w:r w:rsidR="00ED6624">
        <w:rPr>
          <w:rFonts w:ascii="Times New Roman" w:hAnsi="Times New Roman"/>
          <w:b/>
          <w:sz w:val="24"/>
          <w:szCs w:val="24"/>
          <w:u w:val="single"/>
        </w:rPr>
        <w:t>.</w:t>
      </w:r>
    </w:p>
    <w:p w14:paraId="2756EAE4" w14:textId="23A3E1FE" w:rsidR="00AD0301" w:rsidRPr="00ED6624" w:rsidRDefault="002B4AF7" w:rsidP="00B518EA">
      <w:pPr>
        <w:pStyle w:val="Heading3"/>
        <w:numPr>
          <w:ilvl w:val="2"/>
          <w:numId w:val="6"/>
        </w:numPr>
        <w:spacing w:after="240"/>
        <w:jc w:val="both"/>
        <w:rPr>
          <w:rFonts w:ascii="Times New Roman" w:hAnsi="Times New Roman"/>
          <w:sz w:val="24"/>
          <w:szCs w:val="24"/>
        </w:rPr>
      </w:pPr>
      <w:r w:rsidRPr="00ED6624">
        <w:rPr>
          <w:rFonts w:ascii="Times New Roman" w:hAnsi="Times New Roman"/>
          <w:b/>
          <w:sz w:val="24"/>
          <w:szCs w:val="24"/>
          <w:u w:val="single"/>
        </w:rPr>
        <w:t>Representations and Warranties</w:t>
      </w:r>
      <w:r w:rsidRPr="00ED6624">
        <w:rPr>
          <w:rFonts w:ascii="Times New Roman" w:hAnsi="Times New Roman"/>
          <w:sz w:val="24"/>
          <w:szCs w:val="24"/>
        </w:rPr>
        <w:t xml:space="preserve">.  Trustor hereby specially represents and warrants to the best of Trustor's </w:t>
      </w:r>
      <w:r w:rsidR="00EE0D0F" w:rsidRPr="00ED6624">
        <w:rPr>
          <w:rFonts w:ascii="Times New Roman" w:hAnsi="Times New Roman"/>
          <w:sz w:val="24"/>
          <w:szCs w:val="24"/>
        </w:rPr>
        <w:t xml:space="preserve">actual </w:t>
      </w:r>
      <w:r w:rsidRPr="00ED6624">
        <w:rPr>
          <w:rFonts w:ascii="Times New Roman" w:hAnsi="Times New Roman"/>
          <w:sz w:val="24"/>
          <w:szCs w:val="24"/>
        </w:rPr>
        <w:t xml:space="preserve">knowledge as of the date of this </w:t>
      </w:r>
      <w:r w:rsidR="00611949" w:rsidRPr="00ED6624">
        <w:rPr>
          <w:rFonts w:ascii="Times New Roman" w:hAnsi="Times New Roman"/>
          <w:sz w:val="24"/>
          <w:szCs w:val="24"/>
        </w:rPr>
        <w:t xml:space="preserve">Deed of Trust </w:t>
      </w:r>
      <w:r w:rsidRPr="00ED6624">
        <w:rPr>
          <w:rFonts w:ascii="Times New Roman" w:hAnsi="Times New Roman"/>
          <w:sz w:val="24"/>
          <w:szCs w:val="24"/>
        </w:rPr>
        <w:t>as follows:</w:t>
      </w:r>
      <w:bookmarkStart w:id="9" w:name="Haz"/>
      <w:bookmarkStart w:id="10" w:name="_Ref358139258"/>
      <w:bookmarkEnd w:id="8"/>
      <w:bookmarkEnd w:id="9"/>
    </w:p>
    <w:p w14:paraId="329C60EA" w14:textId="599A420C" w:rsidR="00AD0301"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sz w:val="24"/>
          <w:szCs w:val="24"/>
        </w:rPr>
        <w:t>Except as previously disclosed to Beneficiary in the written environmental reports and documents delivered by Trustor to Beneficiary, the Property is not and has not been a site for the use, generation, manufacture, storage, treatment, release, threatened release, discharge, disposal, transportation or presence of any oil, flammable explosives, asbestos, urea formaldehyde insulation, radioactive materials, hazardous wastes, toxic or contaminated substances or similar materials, including, without limitation, any substances which are  "hazardous substances," "hazardous wastes," "hazardous materials," "toxic substances," “wastes,” “regulated substances,” “industrial solid wastes,” or “pollutants” under the Hazardous Materials Laws, as described below, and/or other applicable environmental laws, ordinances and regulations (collectively, the</w:t>
      </w:r>
      <w:r w:rsidR="00F515EE">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Hazardous Materi</w:t>
      </w:r>
      <w:r w:rsidR="00AD0301" w:rsidRPr="00ED6624">
        <w:rPr>
          <w:rFonts w:ascii="Times New Roman" w:hAnsi="Times New Roman"/>
          <w:b/>
          <w:sz w:val="24"/>
          <w:szCs w:val="24"/>
        </w:rPr>
        <w:t>a</w:t>
      </w:r>
      <w:r w:rsidRPr="00ED6624">
        <w:rPr>
          <w:rFonts w:ascii="Times New Roman" w:hAnsi="Times New Roman"/>
          <w:b/>
          <w:sz w:val="24"/>
          <w:szCs w:val="24"/>
        </w:rPr>
        <w:t>ls</w:t>
      </w:r>
      <w:r w:rsidRPr="00ED6624">
        <w:rPr>
          <w:rFonts w:ascii="Times New Roman" w:hAnsi="Times New Roman"/>
          <w:sz w:val="24"/>
          <w:szCs w:val="24"/>
        </w:rPr>
        <w:t xml:space="preserve">"). </w:t>
      </w:r>
      <w:bookmarkStart w:id="11" w:name="ComAmt"/>
      <w:bookmarkEnd w:id="10"/>
      <w:bookmarkEnd w:id="11"/>
      <w:r w:rsidRPr="00ED6624">
        <w:rPr>
          <w:rFonts w:ascii="Times New Roman" w:hAnsi="Times New Roman"/>
          <w:sz w:val="24"/>
          <w:szCs w:val="24"/>
        </w:rPr>
        <w:t>"Hazardous Materials" shall not include commercially reasonable amounts of such materials used in the ordinary course of operation of the Property which are used and stored in accordance with all applicable environmental laws, ordinances and regulations.</w:t>
      </w:r>
      <w:bookmarkStart w:id="12" w:name="_Ref358139271"/>
    </w:p>
    <w:p w14:paraId="0CB5179C" w14:textId="1C2229F0" w:rsidR="00AD0301"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sz w:val="24"/>
          <w:szCs w:val="24"/>
        </w:rPr>
        <w:t xml:space="preserve">The Property is in compliance with all </w:t>
      </w:r>
      <w:r w:rsidR="005953D9" w:rsidRPr="00ED6624">
        <w:rPr>
          <w:rFonts w:ascii="Times New Roman" w:hAnsi="Times New Roman"/>
          <w:sz w:val="24"/>
          <w:szCs w:val="24"/>
        </w:rPr>
        <w:t xml:space="preserve">applicable </w:t>
      </w:r>
      <w:r w:rsidRPr="00ED6624">
        <w:rPr>
          <w:rFonts w:ascii="Times New Roman" w:hAnsi="Times New Roman"/>
          <w:sz w:val="24"/>
          <w:szCs w:val="24"/>
        </w:rPr>
        <w:t>laws, ordinances and regulations relating to Hazardous Materials</w:t>
      </w:r>
      <w:r w:rsidR="00F515EE">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Hazardous Materials Laws</w:t>
      </w:r>
      <w:r w:rsidRPr="00ED6624">
        <w:rPr>
          <w:rFonts w:ascii="Times New Roman" w:hAnsi="Times New Roman"/>
          <w:sz w:val="24"/>
          <w:szCs w:val="24"/>
        </w:rPr>
        <w:t>"), including, without limitation:  the Clean Air Act, as amended, 42 U.S.C. Section</w:t>
      </w:r>
      <w:r w:rsidR="00F515EE">
        <w:rPr>
          <w:rFonts w:ascii="Times New Roman" w:hAnsi="Times New Roman"/>
          <w:sz w:val="24"/>
          <w:szCs w:val="24"/>
        </w:rPr>
        <w:t> </w:t>
      </w:r>
      <w:r w:rsidRPr="00ED6624">
        <w:rPr>
          <w:rFonts w:ascii="Times New Roman" w:hAnsi="Times New Roman"/>
          <w:sz w:val="24"/>
          <w:szCs w:val="24"/>
        </w:rPr>
        <w:t xml:space="preserve">7401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Federal Water Pollution Control Act, as amended, 33 U.S.C. Section</w:t>
      </w:r>
      <w:r w:rsidR="00F515EE">
        <w:rPr>
          <w:rFonts w:ascii="Times New Roman" w:hAnsi="Times New Roman"/>
          <w:sz w:val="24"/>
          <w:szCs w:val="24"/>
        </w:rPr>
        <w:t> </w:t>
      </w:r>
      <w:r w:rsidRPr="00ED6624">
        <w:rPr>
          <w:rFonts w:ascii="Times New Roman" w:hAnsi="Times New Roman"/>
          <w:sz w:val="24"/>
          <w:szCs w:val="24"/>
        </w:rPr>
        <w:t xml:space="preserve">1251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Resource Conservation and Recovery Act of 1976, as amended, 42 U.S.C. Section</w:t>
      </w:r>
      <w:r w:rsidR="00F515EE">
        <w:rPr>
          <w:rFonts w:ascii="Times New Roman" w:hAnsi="Times New Roman"/>
          <w:sz w:val="24"/>
          <w:szCs w:val="24"/>
        </w:rPr>
        <w:t> </w:t>
      </w:r>
      <w:r w:rsidRPr="00ED6624">
        <w:rPr>
          <w:rFonts w:ascii="Times New Roman" w:hAnsi="Times New Roman"/>
          <w:sz w:val="24"/>
          <w:szCs w:val="24"/>
        </w:rPr>
        <w:t xml:space="preserve">6901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Comprehensive Environment Response, Compensation and Liability Act of 1980, as amended (including the Superfund Amendments and Reauthorization Act of 1986, "CERCLA"), 42 U.S.C. Section</w:t>
      </w:r>
      <w:r w:rsidR="00F515EE">
        <w:rPr>
          <w:rFonts w:ascii="Times New Roman" w:hAnsi="Times New Roman"/>
          <w:sz w:val="24"/>
          <w:szCs w:val="24"/>
        </w:rPr>
        <w:t> </w:t>
      </w:r>
      <w:r w:rsidRPr="00ED6624">
        <w:rPr>
          <w:rFonts w:ascii="Times New Roman" w:hAnsi="Times New Roman"/>
          <w:sz w:val="24"/>
          <w:szCs w:val="24"/>
        </w:rPr>
        <w:t xml:space="preserve">9601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Toxic Substances Control Act, as amended, 15 U.S.C. Section</w:t>
      </w:r>
      <w:r w:rsidR="00F515EE">
        <w:rPr>
          <w:rFonts w:ascii="Times New Roman" w:hAnsi="Times New Roman"/>
          <w:sz w:val="24"/>
          <w:szCs w:val="24"/>
        </w:rPr>
        <w:t> </w:t>
      </w:r>
      <w:r w:rsidRPr="00ED6624">
        <w:rPr>
          <w:rFonts w:ascii="Times New Roman" w:hAnsi="Times New Roman"/>
          <w:sz w:val="24"/>
          <w:szCs w:val="24"/>
        </w:rPr>
        <w:t xml:space="preserve">2601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Occupational Safety and Health Act, as amended, 29 U.S.C. Section</w:t>
      </w:r>
      <w:r w:rsidR="00F515EE">
        <w:rPr>
          <w:rFonts w:ascii="Times New Roman" w:hAnsi="Times New Roman"/>
          <w:sz w:val="24"/>
          <w:szCs w:val="24"/>
        </w:rPr>
        <w:t> </w:t>
      </w:r>
      <w:r w:rsidRPr="00ED6624">
        <w:rPr>
          <w:rFonts w:ascii="Times New Roman" w:hAnsi="Times New Roman"/>
          <w:sz w:val="24"/>
          <w:szCs w:val="24"/>
        </w:rPr>
        <w:t>651, the Emergency Planning and Community Right-to-Know Act of 1986, 42 U.S.C. Section</w:t>
      </w:r>
      <w:r w:rsidR="00F515EE">
        <w:rPr>
          <w:rFonts w:ascii="Times New Roman" w:hAnsi="Times New Roman"/>
          <w:sz w:val="24"/>
          <w:szCs w:val="24"/>
        </w:rPr>
        <w:t> </w:t>
      </w:r>
      <w:r w:rsidRPr="00ED6624">
        <w:rPr>
          <w:rFonts w:ascii="Times New Roman" w:hAnsi="Times New Roman"/>
          <w:sz w:val="24"/>
          <w:szCs w:val="24"/>
        </w:rPr>
        <w:t xml:space="preserve">11001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Mine Safety and Health Act of 1977, as amended, 30 U.S.C. Section</w:t>
      </w:r>
      <w:r w:rsidR="00F515EE">
        <w:rPr>
          <w:rFonts w:ascii="Times New Roman" w:hAnsi="Times New Roman"/>
          <w:sz w:val="24"/>
          <w:szCs w:val="24"/>
        </w:rPr>
        <w:t> </w:t>
      </w:r>
      <w:r w:rsidRPr="00ED6624">
        <w:rPr>
          <w:rFonts w:ascii="Times New Roman" w:hAnsi="Times New Roman"/>
          <w:sz w:val="24"/>
          <w:szCs w:val="24"/>
        </w:rPr>
        <w:t xml:space="preserve">801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the Safe Drinking Water Act, as amended, 42 U.S.C. Section</w:t>
      </w:r>
      <w:r w:rsidR="00F515EE">
        <w:rPr>
          <w:rFonts w:ascii="Times New Roman" w:hAnsi="Times New Roman"/>
          <w:sz w:val="24"/>
          <w:szCs w:val="24"/>
        </w:rPr>
        <w:t> </w:t>
      </w:r>
      <w:r w:rsidRPr="00ED6624">
        <w:rPr>
          <w:rFonts w:ascii="Times New Roman" w:hAnsi="Times New Roman"/>
          <w:sz w:val="24"/>
          <w:szCs w:val="24"/>
        </w:rPr>
        <w:t xml:space="preserve">300f </w:t>
      </w:r>
      <w:r w:rsidRPr="00ED6624">
        <w:rPr>
          <w:rFonts w:ascii="Times New Roman" w:hAnsi="Times New Roman"/>
          <w:sz w:val="24"/>
          <w:szCs w:val="24"/>
          <w:u w:val="single"/>
        </w:rPr>
        <w:t>et</w:t>
      </w:r>
      <w:r w:rsidRPr="00ED6624">
        <w:rPr>
          <w:rFonts w:ascii="Times New Roman" w:hAnsi="Times New Roman"/>
          <w:sz w:val="24"/>
          <w:szCs w:val="24"/>
        </w:rPr>
        <w:t xml:space="preserve"> </w:t>
      </w:r>
      <w:r w:rsidRPr="00ED6624">
        <w:rPr>
          <w:rFonts w:ascii="Times New Roman" w:hAnsi="Times New Roman"/>
          <w:sz w:val="24"/>
          <w:szCs w:val="24"/>
          <w:u w:val="single"/>
        </w:rPr>
        <w:t>seq</w:t>
      </w:r>
      <w:r w:rsidRPr="00ED6624">
        <w:rPr>
          <w:rFonts w:ascii="Times New Roman" w:hAnsi="Times New Roman"/>
          <w:sz w:val="24"/>
          <w:szCs w:val="24"/>
        </w:rPr>
        <w:t>.; and all comparable state and local laws, laws of other jurisdictions or orders and regulations.</w:t>
      </w:r>
      <w:bookmarkStart w:id="13" w:name="_Ref358139285"/>
      <w:bookmarkEnd w:id="12"/>
    </w:p>
    <w:p w14:paraId="13E6F131" w14:textId="1A8365CE" w:rsidR="00B518EA"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sz w:val="24"/>
          <w:szCs w:val="24"/>
        </w:rPr>
        <w:lastRenderedPageBreak/>
        <w:t>There are no claims or actions</w:t>
      </w:r>
      <w:r w:rsidR="00F515EE">
        <w:rPr>
          <w:rFonts w:ascii="Times New Roman" w:hAnsi="Times New Roman"/>
          <w:sz w:val="24"/>
          <w:szCs w:val="24"/>
        </w:rPr>
        <w:t> </w:t>
      </w:r>
      <w:r w:rsidRPr="00ED6624">
        <w:rPr>
          <w:rFonts w:ascii="Times New Roman" w:hAnsi="Times New Roman"/>
          <w:sz w:val="24"/>
          <w:szCs w:val="24"/>
        </w:rPr>
        <w:t>("</w:t>
      </w:r>
      <w:r w:rsidRPr="00ED6624">
        <w:rPr>
          <w:rFonts w:ascii="Times New Roman" w:hAnsi="Times New Roman"/>
          <w:b/>
          <w:sz w:val="24"/>
          <w:szCs w:val="24"/>
        </w:rPr>
        <w:t>Hazardous Materials Claims</w:t>
      </w:r>
      <w:r w:rsidRPr="00ED6624">
        <w:rPr>
          <w:rFonts w:ascii="Times New Roman" w:hAnsi="Times New Roman"/>
          <w:sz w:val="24"/>
          <w:szCs w:val="24"/>
        </w:rPr>
        <w:t>") pending or threatened against Trustor or the Property by any governmental entity or agency or by any other person or entity relating to Hazardous Materials or pursuant to the Hazardous Materials Laws.</w:t>
      </w:r>
      <w:bookmarkStart w:id="14" w:name="_Ref358139345"/>
      <w:bookmarkEnd w:id="13"/>
    </w:p>
    <w:p w14:paraId="6E4CE50C" w14:textId="1FF7FE5D" w:rsidR="00B518EA" w:rsidRPr="00ED6624" w:rsidRDefault="002B4AF7" w:rsidP="0029223B">
      <w:pPr>
        <w:pStyle w:val="Heading3"/>
        <w:numPr>
          <w:ilvl w:val="2"/>
          <w:numId w:val="6"/>
        </w:numPr>
        <w:spacing w:after="240"/>
        <w:jc w:val="both"/>
        <w:rPr>
          <w:rFonts w:ascii="Times New Roman" w:hAnsi="Times New Roman"/>
          <w:sz w:val="24"/>
          <w:szCs w:val="24"/>
        </w:rPr>
      </w:pPr>
      <w:r w:rsidRPr="00ED6624">
        <w:rPr>
          <w:rFonts w:ascii="Times New Roman" w:hAnsi="Times New Roman"/>
          <w:b/>
          <w:sz w:val="24"/>
          <w:szCs w:val="24"/>
          <w:u w:val="single"/>
        </w:rPr>
        <w:t>Hazardous Materials Covenants</w:t>
      </w:r>
      <w:r w:rsidR="00ED6624">
        <w:rPr>
          <w:rFonts w:ascii="Times New Roman" w:hAnsi="Times New Roman"/>
          <w:b/>
          <w:sz w:val="24"/>
          <w:szCs w:val="24"/>
          <w:u w:val="single"/>
        </w:rPr>
        <w:t>.</w:t>
      </w:r>
      <w:r w:rsidR="00B518EA" w:rsidRPr="00ED6624">
        <w:rPr>
          <w:rFonts w:ascii="Times New Roman" w:hAnsi="Times New Roman"/>
          <w:b/>
          <w:sz w:val="24"/>
          <w:szCs w:val="24"/>
        </w:rPr>
        <w:t xml:space="preserve"> </w:t>
      </w:r>
      <w:r w:rsidR="00F515EE">
        <w:rPr>
          <w:rFonts w:ascii="Times New Roman" w:hAnsi="Times New Roman"/>
          <w:b/>
          <w:sz w:val="24"/>
          <w:szCs w:val="24"/>
        </w:rPr>
        <w:t xml:space="preserve"> </w:t>
      </w:r>
      <w:r w:rsidRPr="00ED6624">
        <w:rPr>
          <w:rFonts w:ascii="Times New Roman" w:hAnsi="Times New Roman"/>
          <w:sz w:val="24"/>
          <w:szCs w:val="24"/>
        </w:rPr>
        <w:t>Trustor agrees as follows:</w:t>
      </w:r>
      <w:bookmarkStart w:id="15" w:name="_Ref358139362"/>
      <w:bookmarkEnd w:id="14"/>
    </w:p>
    <w:p w14:paraId="10214506" w14:textId="7265670A" w:rsidR="00B518EA"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b/>
          <w:sz w:val="24"/>
          <w:szCs w:val="24"/>
          <w:u w:val="single"/>
        </w:rPr>
        <w:t>No Hazardous Activities</w:t>
      </w:r>
      <w:r w:rsidR="00ED6624">
        <w:rPr>
          <w:rFonts w:ascii="Times New Roman" w:hAnsi="Times New Roman"/>
          <w:b/>
          <w:sz w:val="24"/>
          <w:szCs w:val="24"/>
          <w:u w:val="single"/>
        </w:rPr>
        <w:t>.</w:t>
      </w:r>
      <w:r w:rsidR="00F515EE">
        <w:rPr>
          <w:rFonts w:ascii="Times New Roman" w:hAnsi="Times New Roman"/>
          <w:b/>
          <w:sz w:val="24"/>
          <w:szCs w:val="24"/>
        </w:rPr>
        <w:t xml:space="preserve">  </w:t>
      </w:r>
      <w:r w:rsidRPr="00ED6624">
        <w:rPr>
          <w:rFonts w:ascii="Times New Roman" w:hAnsi="Times New Roman"/>
          <w:sz w:val="24"/>
          <w:szCs w:val="24"/>
        </w:rPr>
        <w:t xml:space="preserve">Trustor shall not </w:t>
      </w:r>
      <w:r w:rsidR="00AC65DB" w:rsidRPr="00ED6624">
        <w:rPr>
          <w:rFonts w:ascii="Times New Roman" w:hAnsi="Times New Roman"/>
          <w:sz w:val="24"/>
          <w:szCs w:val="24"/>
        </w:rPr>
        <w:t xml:space="preserve">knowingly </w:t>
      </w:r>
      <w:r w:rsidRPr="00ED6624">
        <w:rPr>
          <w:rFonts w:ascii="Times New Roman" w:hAnsi="Times New Roman"/>
          <w:sz w:val="24"/>
          <w:szCs w:val="24"/>
        </w:rPr>
        <w:t>cause or permit the Property to be used as a site for the use, generation, manufacture, storage, treatment, release, discharge, disposal, transportation or presence of any Hazardous Materials</w:t>
      </w:r>
      <w:r w:rsidR="00EE0D0F" w:rsidRPr="00ED6624">
        <w:rPr>
          <w:rFonts w:ascii="Times New Roman" w:hAnsi="Times New Roman"/>
          <w:sz w:val="24"/>
          <w:szCs w:val="24"/>
        </w:rPr>
        <w:t xml:space="preserve"> that would violate any Hazardous Materials Laws</w:t>
      </w:r>
      <w:r w:rsidRPr="00ED6624">
        <w:rPr>
          <w:rFonts w:ascii="Times New Roman" w:hAnsi="Times New Roman"/>
          <w:sz w:val="24"/>
          <w:szCs w:val="24"/>
        </w:rPr>
        <w:t>.</w:t>
      </w:r>
      <w:bookmarkStart w:id="16" w:name="_Ref358139379"/>
      <w:bookmarkEnd w:id="15"/>
    </w:p>
    <w:p w14:paraId="4A8B1B41" w14:textId="5C04C374" w:rsidR="0029223B"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b/>
          <w:sz w:val="24"/>
          <w:szCs w:val="24"/>
          <w:u w:val="single"/>
        </w:rPr>
        <w:t>Compliance</w:t>
      </w:r>
      <w:r w:rsidR="00ED6624">
        <w:rPr>
          <w:rFonts w:ascii="Times New Roman" w:hAnsi="Times New Roman"/>
          <w:sz w:val="24"/>
          <w:szCs w:val="24"/>
        </w:rPr>
        <w:t>.</w:t>
      </w:r>
      <w:r w:rsidR="00F515EE">
        <w:rPr>
          <w:rFonts w:ascii="Times New Roman" w:hAnsi="Times New Roman"/>
          <w:sz w:val="24"/>
          <w:szCs w:val="24"/>
        </w:rPr>
        <w:t xml:space="preserve">  </w:t>
      </w:r>
      <w:r w:rsidRPr="00ED6624">
        <w:rPr>
          <w:rFonts w:ascii="Times New Roman" w:hAnsi="Times New Roman"/>
          <w:sz w:val="24"/>
          <w:szCs w:val="24"/>
        </w:rPr>
        <w:t>Trustor shall comply and cause the Property to comply with all Hazardous Materials Laws.</w:t>
      </w:r>
      <w:bookmarkStart w:id="17" w:name="_Ref358139403"/>
      <w:bookmarkEnd w:id="16"/>
    </w:p>
    <w:p w14:paraId="3F1CE149" w14:textId="64439F5D" w:rsidR="0029223B"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b/>
          <w:sz w:val="24"/>
          <w:szCs w:val="24"/>
          <w:u w:val="single"/>
        </w:rPr>
        <w:t>Noti</w:t>
      </w:r>
      <w:r w:rsidR="00B518EA" w:rsidRPr="00ED6624">
        <w:rPr>
          <w:rFonts w:ascii="Times New Roman" w:hAnsi="Times New Roman"/>
          <w:b/>
          <w:sz w:val="24"/>
          <w:szCs w:val="24"/>
          <w:u w:val="single"/>
        </w:rPr>
        <w:t>ces.</w:t>
      </w:r>
      <w:r w:rsidR="00F515EE">
        <w:rPr>
          <w:rFonts w:ascii="Times New Roman" w:hAnsi="Times New Roman"/>
          <w:b/>
          <w:sz w:val="24"/>
          <w:szCs w:val="24"/>
        </w:rPr>
        <w:t xml:space="preserve">  </w:t>
      </w:r>
      <w:r w:rsidRPr="00ED6624">
        <w:rPr>
          <w:rFonts w:ascii="Times New Roman" w:hAnsi="Times New Roman"/>
          <w:sz w:val="24"/>
          <w:szCs w:val="24"/>
        </w:rPr>
        <w:t>Trustor shall immediately notify Beneficiary in writing of:  (</w:t>
      </w:r>
      <w:ins w:id="18" w:author="Tyler Hereford" w:date="2025-07-24T11:28:00Z" w16du:dateUtc="2025-07-24T18:28:00Z">
        <w:r w:rsidR="00C959B6">
          <w:rPr>
            <w:rFonts w:ascii="Times New Roman" w:hAnsi="Times New Roman"/>
            <w:sz w:val="24"/>
            <w:szCs w:val="24"/>
          </w:rPr>
          <w:t>a</w:t>
        </w:r>
      </w:ins>
      <w:del w:id="19" w:author="Tyler Hereford" w:date="2025-07-24T11:28:00Z" w16du:dateUtc="2025-07-24T18:28:00Z">
        <w:r w:rsidRPr="00ED6624" w:rsidDel="00C959B6">
          <w:rPr>
            <w:rFonts w:ascii="Times New Roman" w:hAnsi="Times New Roman"/>
            <w:sz w:val="24"/>
            <w:szCs w:val="24"/>
          </w:rPr>
          <w:delText>i</w:delText>
        </w:r>
      </w:del>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the discovery of any Hazardous Materials on, under or about the Property; (</w:t>
      </w:r>
      <w:ins w:id="20" w:author="Tyler Hereford" w:date="2025-07-24T11:28:00Z" w16du:dateUtc="2025-07-24T18:28:00Z">
        <w:r w:rsidR="00C959B6">
          <w:rPr>
            <w:rFonts w:ascii="Times New Roman" w:hAnsi="Times New Roman"/>
            <w:sz w:val="24"/>
            <w:szCs w:val="24"/>
          </w:rPr>
          <w:t>b</w:t>
        </w:r>
      </w:ins>
      <w:del w:id="21" w:author="Tyler Hereford" w:date="2025-07-24T11:28:00Z" w16du:dateUtc="2025-07-24T18:28:00Z">
        <w:r w:rsidRPr="00ED6624" w:rsidDel="00C959B6">
          <w:rPr>
            <w:rFonts w:ascii="Times New Roman" w:hAnsi="Times New Roman"/>
            <w:sz w:val="24"/>
            <w:szCs w:val="24"/>
          </w:rPr>
          <w:delText>ii</w:delText>
        </w:r>
      </w:del>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 xml:space="preserve">any knowledge by Trustor that the Property does not comply with any Hazardous Materials Laws; </w:t>
      </w:r>
      <w:r w:rsidR="00AC65DB" w:rsidRPr="00ED6624">
        <w:rPr>
          <w:rFonts w:ascii="Times New Roman" w:hAnsi="Times New Roman"/>
          <w:sz w:val="24"/>
          <w:szCs w:val="24"/>
        </w:rPr>
        <w:t xml:space="preserve">and </w:t>
      </w:r>
      <w:r w:rsidRPr="00ED6624">
        <w:rPr>
          <w:rFonts w:ascii="Times New Roman" w:hAnsi="Times New Roman"/>
          <w:sz w:val="24"/>
          <w:szCs w:val="24"/>
        </w:rPr>
        <w:t>(</w:t>
      </w:r>
      <w:ins w:id="22" w:author="Tyler Hereford" w:date="2025-07-24T11:28:00Z" w16du:dateUtc="2025-07-24T18:28:00Z">
        <w:r w:rsidR="00C959B6">
          <w:rPr>
            <w:rFonts w:ascii="Times New Roman" w:hAnsi="Times New Roman"/>
            <w:sz w:val="24"/>
            <w:szCs w:val="24"/>
          </w:rPr>
          <w:t>c</w:t>
        </w:r>
      </w:ins>
      <w:del w:id="23" w:author="Tyler Hereford" w:date="2025-07-24T11:28:00Z" w16du:dateUtc="2025-07-24T18:28:00Z">
        <w:r w:rsidRPr="00ED6624" w:rsidDel="00C959B6">
          <w:rPr>
            <w:rFonts w:ascii="Times New Roman" w:hAnsi="Times New Roman"/>
            <w:sz w:val="24"/>
            <w:szCs w:val="24"/>
          </w:rPr>
          <w:delText>iii</w:delText>
        </w:r>
      </w:del>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any Hazardous Materials Claims</w:t>
      </w:r>
      <w:r w:rsidR="00AC65DB" w:rsidRPr="00ED6624">
        <w:rPr>
          <w:rFonts w:ascii="Times New Roman" w:hAnsi="Times New Roman"/>
          <w:sz w:val="24"/>
          <w:szCs w:val="24"/>
        </w:rPr>
        <w:t>.</w:t>
      </w:r>
      <w:bookmarkStart w:id="24" w:name="_Ref358139422"/>
      <w:bookmarkEnd w:id="17"/>
    </w:p>
    <w:p w14:paraId="4BCAC1E4" w14:textId="36817782" w:rsidR="0029223B" w:rsidRPr="00ED6624" w:rsidRDefault="002B4AF7" w:rsidP="0029223B">
      <w:pPr>
        <w:pStyle w:val="Heading3"/>
        <w:numPr>
          <w:ilvl w:val="3"/>
          <w:numId w:val="6"/>
        </w:numPr>
        <w:spacing w:after="240"/>
        <w:jc w:val="both"/>
        <w:rPr>
          <w:rFonts w:ascii="Times New Roman" w:hAnsi="Times New Roman"/>
          <w:sz w:val="24"/>
          <w:szCs w:val="24"/>
        </w:rPr>
      </w:pPr>
      <w:r w:rsidRPr="00ED6624">
        <w:rPr>
          <w:rFonts w:ascii="Times New Roman" w:hAnsi="Times New Roman"/>
          <w:b/>
          <w:sz w:val="24"/>
          <w:szCs w:val="24"/>
          <w:u w:val="single"/>
        </w:rPr>
        <w:t>Remedial Action</w:t>
      </w:r>
      <w:r w:rsidR="00ED6624">
        <w:rPr>
          <w:rFonts w:ascii="Times New Roman" w:hAnsi="Times New Roman"/>
          <w:b/>
          <w:sz w:val="24"/>
          <w:szCs w:val="24"/>
          <w:u w:val="single"/>
        </w:rPr>
        <w:t>.</w:t>
      </w:r>
      <w:r w:rsidR="00F515EE">
        <w:rPr>
          <w:rFonts w:ascii="Times New Roman" w:hAnsi="Times New Roman"/>
          <w:b/>
          <w:sz w:val="24"/>
          <w:szCs w:val="24"/>
        </w:rPr>
        <w:t xml:space="preserve">  </w:t>
      </w:r>
      <w:r w:rsidRPr="00ED6624">
        <w:rPr>
          <w:rFonts w:ascii="Times New Roman" w:hAnsi="Times New Roman"/>
          <w:sz w:val="24"/>
          <w:szCs w:val="24"/>
        </w:rPr>
        <w:t xml:space="preserve">In response to the </w:t>
      </w:r>
      <w:r w:rsidR="005953D9" w:rsidRPr="00ED6624">
        <w:rPr>
          <w:rFonts w:ascii="Times New Roman" w:hAnsi="Times New Roman"/>
          <w:sz w:val="24"/>
          <w:szCs w:val="24"/>
        </w:rPr>
        <w:t xml:space="preserve">actual knowledge of any </w:t>
      </w:r>
      <w:r w:rsidRPr="00ED6624">
        <w:rPr>
          <w:rFonts w:ascii="Times New Roman" w:hAnsi="Times New Roman"/>
          <w:sz w:val="24"/>
          <w:szCs w:val="24"/>
        </w:rPr>
        <w:t>presence of  Hazardous Materials on, under or about the Property, Trustor shall immediately take, at Trustor's sole expense, all remedial action required by any Hazardous Materials Laws or any judgment, consent decree, settlement or compromise in respect to any Hazardous Materials Claims.</w:t>
      </w:r>
      <w:bookmarkEnd w:id="24"/>
      <w:r w:rsidRPr="00ED6624">
        <w:rPr>
          <w:rFonts w:ascii="Times New Roman" w:hAnsi="Times New Roman"/>
          <w:sz w:val="24"/>
          <w:szCs w:val="24"/>
        </w:rPr>
        <w:t xml:space="preserve">  </w:t>
      </w:r>
      <w:bookmarkStart w:id="25" w:name="_Ref358139461"/>
    </w:p>
    <w:p w14:paraId="042E8527" w14:textId="14656F19" w:rsidR="0029223B" w:rsidRPr="00ED6624" w:rsidRDefault="002B4AF7" w:rsidP="0029223B">
      <w:pPr>
        <w:pStyle w:val="Heading3"/>
        <w:numPr>
          <w:ilvl w:val="2"/>
          <w:numId w:val="6"/>
        </w:numPr>
        <w:spacing w:after="240"/>
        <w:jc w:val="both"/>
        <w:rPr>
          <w:rFonts w:ascii="Times New Roman" w:hAnsi="Times New Roman"/>
          <w:sz w:val="24"/>
          <w:szCs w:val="24"/>
        </w:rPr>
      </w:pPr>
      <w:r w:rsidRPr="00ED6624">
        <w:rPr>
          <w:rFonts w:ascii="Times New Roman" w:hAnsi="Times New Roman"/>
          <w:b/>
          <w:sz w:val="24"/>
          <w:szCs w:val="24"/>
          <w:u w:val="single"/>
        </w:rPr>
        <w:t>Hazardous Materials Indemnity</w:t>
      </w:r>
      <w:r w:rsidR="00ED6624">
        <w:rPr>
          <w:rFonts w:ascii="Times New Roman" w:hAnsi="Times New Roman"/>
          <w:b/>
          <w:sz w:val="24"/>
          <w:szCs w:val="24"/>
          <w:u w:val="single"/>
        </w:rPr>
        <w:t>.</w:t>
      </w:r>
      <w:r w:rsidR="00F515EE">
        <w:rPr>
          <w:rFonts w:ascii="Times New Roman" w:hAnsi="Times New Roman"/>
          <w:bCs/>
          <w:sz w:val="24"/>
          <w:szCs w:val="24"/>
        </w:rPr>
        <w:t xml:space="preserve">  </w:t>
      </w:r>
      <w:r w:rsidRPr="00ED6624">
        <w:rPr>
          <w:rFonts w:ascii="Times New Roman" w:hAnsi="Times New Roman"/>
          <w:sz w:val="24"/>
          <w:szCs w:val="24"/>
        </w:rPr>
        <w:t>Trustor hereby agrees to defend, indemnify and hold harmless Beneficiary, its directors, officers, employees, agents, successors and assigns from and against any and all losses, damages, liabilities, claims, actions, judgments, court costs and legal or other expenses (including without limitation, attorneys’ fees and expenses) which Beneficiary may incur as a direct or indirect consequence of the use, generation, manufacture, storage, disposal, threatened disposal, transportation or presence of Hazardous Materials in, on, under or about the Property.  Trustor shall immediately pay to Beneficiary upon demand any amounts owing under this Indemnity, together with interest thereon at the rate provided in the Loan Documents.  Trustor’s duty and obligation to defend, indemnify and hold harmless Beneficiary shall survive the release, reconveyance or partial reconveyance of the Deed of Trust.</w:t>
      </w:r>
      <w:bookmarkStart w:id="26" w:name="_Ref358139548"/>
      <w:bookmarkEnd w:id="25"/>
    </w:p>
    <w:p w14:paraId="79CC5BB0" w14:textId="1F954954" w:rsidR="0029223B" w:rsidRPr="00ED6624" w:rsidRDefault="002B4AF7" w:rsidP="0029223B">
      <w:pPr>
        <w:pStyle w:val="Heading3"/>
        <w:numPr>
          <w:ilvl w:val="2"/>
          <w:numId w:val="6"/>
        </w:numPr>
        <w:spacing w:after="240"/>
        <w:jc w:val="both"/>
        <w:rPr>
          <w:rFonts w:ascii="Times New Roman" w:hAnsi="Times New Roman"/>
          <w:sz w:val="24"/>
          <w:szCs w:val="24"/>
        </w:rPr>
      </w:pPr>
      <w:r w:rsidRPr="00ED6624">
        <w:rPr>
          <w:rFonts w:ascii="Times New Roman" w:hAnsi="Times New Roman"/>
          <w:b/>
          <w:sz w:val="24"/>
          <w:szCs w:val="24"/>
          <w:u w:val="single"/>
        </w:rPr>
        <w:t>Legal Effect of Section</w:t>
      </w:r>
      <w:r w:rsidRPr="00ED6624">
        <w:rPr>
          <w:rFonts w:ascii="Times New Roman" w:hAnsi="Times New Roman"/>
          <w:sz w:val="24"/>
          <w:szCs w:val="24"/>
        </w:rPr>
        <w:t>.</w:t>
      </w:r>
      <w:r w:rsidR="00F515EE">
        <w:rPr>
          <w:rFonts w:ascii="Times New Roman" w:hAnsi="Times New Roman"/>
          <w:sz w:val="24"/>
          <w:szCs w:val="24"/>
        </w:rPr>
        <w:t xml:space="preserve">  </w:t>
      </w:r>
      <w:r w:rsidRPr="00ED6624">
        <w:rPr>
          <w:rFonts w:ascii="Times New Roman" w:hAnsi="Times New Roman"/>
          <w:sz w:val="24"/>
          <w:szCs w:val="24"/>
        </w:rPr>
        <w:t>Trustor and Beneficiary agree that: (</w:t>
      </w:r>
      <w:del w:id="27" w:author="Tyler Hereford" w:date="2025-07-24T11:28:00Z" w16du:dateUtc="2025-07-24T18:28:00Z">
        <w:r w:rsidRPr="00ED6624" w:rsidDel="00C959B6">
          <w:rPr>
            <w:rFonts w:ascii="Times New Roman" w:hAnsi="Times New Roman"/>
            <w:sz w:val="24"/>
            <w:szCs w:val="24"/>
          </w:rPr>
          <w:delText>a</w:delText>
        </w:r>
      </w:del>
      <w:ins w:id="28" w:author="Tyler Hereford" w:date="2025-07-24T11:28:00Z" w16du:dateUtc="2025-07-24T18:28:00Z">
        <w:r w:rsidR="00C959B6">
          <w:rPr>
            <w:rFonts w:ascii="Times New Roman" w:hAnsi="Times New Roman"/>
            <w:sz w:val="24"/>
            <w:szCs w:val="24"/>
          </w:rPr>
          <w:t>i</w:t>
        </w:r>
      </w:ins>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this Article</w:t>
      </w:r>
      <w:r w:rsidR="00F515EE">
        <w:rPr>
          <w:rFonts w:ascii="Times New Roman" w:hAnsi="Times New Roman"/>
          <w:sz w:val="24"/>
          <w:szCs w:val="24"/>
        </w:rPr>
        <w:t> </w:t>
      </w:r>
      <w:r w:rsidRPr="00ED6624">
        <w:rPr>
          <w:rFonts w:ascii="Times New Roman" w:hAnsi="Times New Roman"/>
          <w:sz w:val="24"/>
          <w:szCs w:val="24"/>
        </w:rPr>
        <w:t>3 is intended as Beneficiary's written request for information (and Trustor's response) concerning the environmental condition of the real property security as required by California Code of Civil Procedure §726.5; and (</w:t>
      </w:r>
      <w:del w:id="29" w:author="Tyler Hereford" w:date="2025-07-24T11:29:00Z" w16du:dateUtc="2025-07-24T18:29:00Z">
        <w:r w:rsidRPr="00ED6624" w:rsidDel="00C959B6">
          <w:rPr>
            <w:rFonts w:ascii="Times New Roman" w:hAnsi="Times New Roman"/>
            <w:sz w:val="24"/>
            <w:szCs w:val="24"/>
          </w:rPr>
          <w:delText>b</w:delText>
        </w:r>
      </w:del>
      <w:ins w:id="30" w:author="Tyler Hereford" w:date="2025-07-24T11:29:00Z" w16du:dateUtc="2025-07-24T18:29:00Z">
        <w:r w:rsidR="00C959B6">
          <w:rPr>
            <w:rFonts w:ascii="Times New Roman" w:hAnsi="Times New Roman"/>
            <w:sz w:val="24"/>
            <w:szCs w:val="24"/>
          </w:rPr>
          <w:t>ii</w:t>
        </w:r>
      </w:ins>
      <w:r w:rsidRPr="00ED6624">
        <w:rPr>
          <w:rFonts w:ascii="Times New Roman" w:hAnsi="Times New Roman"/>
          <w:sz w:val="24"/>
          <w:szCs w:val="24"/>
        </w:rPr>
        <w:t>)</w:t>
      </w:r>
      <w:r w:rsidR="00F515EE">
        <w:rPr>
          <w:rFonts w:ascii="Times New Roman" w:hAnsi="Times New Roman"/>
          <w:sz w:val="24"/>
          <w:szCs w:val="24"/>
        </w:rPr>
        <w:t> </w:t>
      </w:r>
      <w:r w:rsidRPr="00ED6624">
        <w:rPr>
          <w:rFonts w:ascii="Times New Roman" w:hAnsi="Times New Roman"/>
          <w:sz w:val="24"/>
          <w:szCs w:val="24"/>
        </w:rPr>
        <w:t>each provision in this Article (together with any indemnity applicable to a breach of any such provision) with respect to the environ</w:t>
      </w:r>
      <w:r w:rsidRPr="00ED6624">
        <w:rPr>
          <w:rFonts w:ascii="Times New Roman" w:hAnsi="Times New Roman"/>
          <w:sz w:val="24"/>
          <w:szCs w:val="24"/>
        </w:rPr>
        <w:softHyphen/>
        <w:t>mental condition of the real property security is intended by Beneficiary and Trustor to be an "environmental provision" for purposes of California Code of Civil Procedure §736, and as such it is expressly understood that Trustor's duty to indemnify Beneficiary hereunder shall survive: (a)</w:t>
      </w:r>
      <w:r w:rsidR="007553C7">
        <w:rPr>
          <w:rFonts w:ascii="Times New Roman" w:hAnsi="Times New Roman"/>
          <w:sz w:val="24"/>
          <w:szCs w:val="24"/>
        </w:rPr>
        <w:t> </w:t>
      </w:r>
      <w:r w:rsidRPr="00ED6624">
        <w:rPr>
          <w:rFonts w:ascii="Times New Roman" w:hAnsi="Times New Roman"/>
          <w:sz w:val="24"/>
          <w:szCs w:val="24"/>
        </w:rPr>
        <w:t>any judicial or non-judicial foreclosure under the Deed of Trust, or transfer of the Property in lieu thereof, (b)</w:t>
      </w:r>
      <w:r w:rsidR="007553C7">
        <w:rPr>
          <w:rFonts w:ascii="Times New Roman" w:hAnsi="Times New Roman"/>
          <w:sz w:val="24"/>
          <w:szCs w:val="24"/>
        </w:rPr>
        <w:t> </w:t>
      </w:r>
      <w:r w:rsidRPr="00ED6624">
        <w:rPr>
          <w:rFonts w:ascii="Times New Roman" w:hAnsi="Times New Roman"/>
          <w:sz w:val="24"/>
          <w:szCs w:val="24"/>
        </w:rPr>
        <w:t>the release and reconveyance or cancellation of the Deed of Trust; and (c)</w:t>
      </w:r>
      <w:r w:rsidR="007553C7">
        <w:rPr>
          <w:rFonts w:ascii="Times New Roman" w:hAnsi="Times New Roman"/>
          <w:sz w:val="24"/>
          <w:szCs w:val="24"/>
        </w:rPr>
        <w:t> </w:t>
      </w:r>
      <w:r w:rsidRPr="00ED6624">
        <w:rPr>
          <w:rFonts w:ascii="Times New Roman" w:hAnsi="Times New Roman"/>
          <w:sz w:val="24"/>
          <w:szCs w:val="24"/>
        </w:rPr>
        <w:t>the satisfaction of all of Trustor's obligation under the Loan Documents.</w:t>
      </w:r>
      <w:bookmarkEnd w:id="26"/>
    </w:p>
    <w:p w14:paraId="7041ADA6" w14:textId="49A3603A" w:rsidR="0029223B" w:rsidRPr="00ED6624" w:rsidRDefault="002B4AF7" w:rsidP="0029223B">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Right of Inspection</w:t>
      </w:r>
      <w:r w:rsidRPr="00ED6624">
        <w:rPr>
          <w:rFonts w:ascii="Times New Roman" w:hAnsi="Times New Roman"/>
          <w:sz w:val="24"/>
          <w:szCs w:val="24"/>
        </w:rPr>
        <w:t xml:space="preserve">.  Beneficiary, its agents and employees, may enter the Property at any reasonable time </w:t>
      </w:r>
      <w:r w:rsidR="00AC65DB" w:rsidRPr="00ED6624">
        <w:rPr>
          <w:rFonts w:ascii="Times New Roman" w:hAnsi="Times New Roman"/>
          <w:sz w:val="24"/>
          <w:szCs w:val="24"/>
        </w:rPr>
        <w:t>and with 24</w:t>
      </w:r>
      <w:r w:rsidR="007553C7">
        <w:rPr>
          <w:rFonts w:ascii="Times New Roman" w:hAnsi="Times New Roman"/>
          <w:sz w:val="24"/>
          <w:szCs w:val="24"/>
        </w:rPr>
        <w:t> </w:t>
      </w:r>
      <w:proofErr w:type="spellStart"/>
      <w:r w:rsidR="00AC65DB" w:rsidRPr="00ED6624">
        <w:rPr>
          <w:rFonts w:ascii="Times New Roman" w:hAnsi="Times New Roman"/>
          <w:sz w:val="24"/>
          <w:szCs w:val="24"/>
        </w:rPr>
        <w:t>hours notice</w:t>
      </w:r>
      <w:proofErr w:type="spellEnd"/>
      <w:r w:rsidR="00AC65DB" w:rsidRPr="00ED6624">
        <w:rPr>
          <w:rFonts w:ascii="Times New Roman" w:hAnsi="Times New Roman"/>
          <w:sz w:val="24"/>
          <w:szCs w:val="24"/>
        </w:rPr>
        <w:t xml:space="preserve"> </w:t>
      </w:r>
      <w:r w:rsidRPr="00ED6624">
        <w:rPr>
          <w:rFonts w:ascii="Times New Roman" w:hAnsi="Times New Roman"/>
          <w:sz w:val="24"/>
          <w:szCs w:val="24"/>
        </w:rPr>
        <w:t>for the purpose of inspecting the Property and Collateral and ascertaining Trustor's compliance with the terms hereof, including the presence of Hazardous Materials.</w:t>
      </w:r>
    </w:p>
    <w:p w14:paraId="301EC2E4" w14:textId="77777777" w:rsidR="0029223B" w:rsidRPr="00ED6624" w:rsidRDefault="002B4AF7" w:rsidP="0029223B">
      <w:pPr>
        <w:pStyle w:val="Heading3"/>
        <w:numPr>
          <w:ilvl w:val="0"/>
          <w:numId w:val="6"/>
        </w:numPr>
        <w:spacing w:after="240"/>
        <w:jc w:val="center"/>
        <w:rPr>
          <w:rFonts w:ascii="Times New Roman" w:hAnsi="Times New Roman"/>
          <w:sz w:val="24"/>
          <w:szCs w:val="24"/>
        </w:rPr>
      </w:pPr>
      <w:r w:rsidRPr="00ED6624">
        <w:rPr>
          <w:rFonts w:ascii="Times New Roman" w:hAnsi="Times New Roman"/>
          <w:b/>
          <w:sz w:val="24"/>
          <w:szCs w:val="24"/>
        </w:rPr>
        <w:t>DEFAULT PROVISIONS</w:t>
      </w:r>
    </w:p>
    <w:p w14:paraId="351DA9C1" w14:textId="34743502"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Default</w:t>
      </w:r>
      <w:r w:rsidRPr="00ED6624">
        <w:rPr>
          <w:rFonts w:ascii="Times New Roman" w:hAnsi="Times New Roman"/>
          <w:sz w:val="24"/>
          <w:szCs w:val="24"/>
        </w:rPr>
        <w:t>.</w:t>
      </w:r>
      <w:r w:rsidR="00215F8A" w:rsidRPr="00ED6624">
        <w:rPr>
          <w:rFonts w:ascii="Times New Roman" w:hAnsi="Times New Roman"/>
          <w:sz w:val="24"/>
          <w:szCs w:val="24"/>
        </w:rPr>
        <w:t xml:space="preserve">  The t</w:t>
      </w:r>
      <w:r w:rsidRPr="00ED6624">
        <w:rPr>
          <w:rFonts w:ascii="Times New Roman" w:hAnsi="Times New Roman"/>
          <w:sz w:val="24"/>
          <w:szCs w:val="24"/>
        </w:rPr>
        <w:t>erm "</w:t>
      </w:r>
      <w:r w:rsidRPr="00ED6624">
        <w:rPr>
          <w:rFonts w:ascii="Times New Roman" w:hAnsi="Times New Roman"/>
          <w:b/>
          <w:bCs/>
          <w:sz w:val="24"/>
          <w:szCs w:val="24"/>
        </w:rPr>
        <w:t>Default</w:t>
      </w:r>
      <w:r w:rsidRPr="00ED6624">
        <w:rPr>
          <w:rFonts w:ascii="Times New Roman" w:hAnsi="Times New Roman"/>
          <w:sz w:val="24"/>
          <w:szCs w:val="24"/>
        </w:rPr>
        <w:t xml:space="preserve">" shall mean </w:t>
      </w:r>
      <w:r w:rsidR="00215F8A" w:rsidRPr="00ED6624">
        <w:rPr>
          <w:rFonts w:ascii="Times New Roman" w:hAnsi="Times New Roman"/>
          <w:sz w:val="24"/>
          <w:szCs w:val="24"/>
        </w:rPr>
        <w:t xml:space="preserve">the occurrence of </w:t>
      </w:r>
      <w:r w:rsidR="00525B27" w:rsidRPr="00ED6624">
        <w:rPr>
          <w:rFonts w:ascii="Times New Roman" w:hAnsi="Times New Roman"/>
          <w:sz w:val="24"/>
          <w:szCs w:val="24"/>
        </w:rPr>
        <w:t>a</w:t>
      </w:r>
      <w:r w:rsidR="00215F8A" w:rsidRPr="00ED6624">
        <w:rPr>
          <w:rFonts w:ascii="Times New Roman" w:hAnsi="Times New Roman"/>
          <w:sz w:val="24"/>
          <w:szCs w:val="24"/>
        </w:rPr>
        <w:t xml:space="preserve">n Event of Default as defined herein. </w:t>
      </w:r>
      <w:r w:rsidR="00B713A5" w:rsidRPr="00ED6624">
        <w:rPr>
          <w:rFonts w:ascii="Times New Roman" w:hAnsi="Times New Roman"/>
          <w:sz w:val="24"/>
          <w:szCs w:val="24"/>
        </w:rPr>
        <w:t xml:space="preserve">The existence of a Default shall be deemed </w:t>
      </w:r>
      <w:r w:rsidR="003B3BB4" w:rsidRPr="00ED6624">
        <w:rPr>
          <w:rFonts w:ascii="Times New Roman" w:hAnsi="Times New Roman"/>
          <w:sz w:val="24"/>
          <w:szCs w:val="24"/>
        </w:rPr>
        <w:t>to be on the first date of the occurrence of an Event of Default</w:t>
      </w:r>
      <w:r w:rsidR="00AA75C0" w:rsidRPr="00ED6624">
        <w:rPr>
          <w:rFonts w:ascii="Times New Roman" w:hAnsi="Times New Roman"/>
          <w:sz w:val="24"/>
          <w:szCs w:val="24"/>
        </w:rPr>
        <w:t xml:space="preserve"> </w:t>
      </w:r>
      <w:r w:rsidR="00AA75C0" w:rsidRPr="00ED6624">
        <w:rPr>
          <w:rFonts w:ascii="Times New Roman" w:hAnsi="Times New Roman"/>
          <w:sz w:val="24"/>
          <w:szCs w:val="24"/>
        </w:rPr>
        <w:lastRenderedPageBreak/>
        <w:t>(the</w:t>
      </w:r>
      <w:r w:rsidR="007553C7">
        <w:rPr>
          <w:rFonts w:ascii="Times New Roman" w:hAnsi="Times New Roman"/>
          <w:sz w:val="24"/>
          <w:szCs w:val="24"/>
        </w:rPr>
        <w:t> </w:t>
      </w:r>
      <w:r w:rsidR="00AA75C0" w:rsidRPr="00ED6624">
        <w:rPr>
          <w:rFonts w:ascii="Times New Roman" w:hAnsi="Times New Roman"/>
          <w:sz w:val="24"/>
          <w:szCs w:val="24"/>
        </w:rPr>
        <w:t>“</w:t>
      </w:r>
      <w:r w:rsidR="00AA75C0" w:rsidRPr="00ED6624">
        <w:rPr>
          <w:rFonts w:ascii="Times New Roman" w:hAnsi="Times New Roman"/>
          <w:b/>
          <w:bCs/>
          <w:sz w:val="24"/>
          <w:szCs w:val="24"/>
        </w:rPr>
        <w:t>Date of Defaul</w:t>
      </w:r>
      <w:r w:rsidR="00AA75C0" w:rsidRPr="00ED6624">
        <w:rPr>
          <w:rFonts w:ascii="Times New Roman" w:hAnsi="Times New Roman"/>
          <w:sz w:val="24"/>
          <w:szCs w:val="24"/>
        </w:rPr>
        <w:t xml:space="preserve">t”), and all rights and remedies of Beneficiary and Trustee </w:t>
      </w:r>
      <w:r w:rsidR="00713BE7" w:rsidRPr="00ED6624">
        <w:rPr>
          <w:rFonts w:ascii="Times New Roman" w:hAnsi="Times New Roman"/>
          <w:sz w:val="24"/>
          <w:szCs w:val="24"/>
        </w:rPr>
        <w:t xml:space="preserve">under the Loan Documents </w:t>
      </w:r>
      <w:r w:rsidR="00AA75C0" w:rsidRPr="00ED6624">
        <w:rPr>
          <w:rFonts w:ascii="Times New Roman" w:hAnsi="Times New Roman"/>
          <w:sz w:val="24"/>
          <w:szCs w:val="24"/>
        </w:rPr>
        <w:t>with respect thereto, with or without notice, shall be retroactive to the Date of Default</w:t>
      </w:r>
      <w:r w:rsidR="003B3BB4" w:rsidRPr="00ED6624">
        <w:rPr>
          <w:rFonts w:ascii="Times New Roman" w:hAnsi="Times New Roman"/>
          <w:sz w:val="24"/>
          <w:szCs w:val="24"/>
        </w:rPr>
        <w:t xml:space="preserve">. </w:t>
      </w:r>
      <w:r w:rsidR="00215F8A" w:rsidRPr="00ED6624">
        <w:rPr>
          <w:rFonts w:ascii="Times New Roman" w:hAnsi="Times New Roman"/>
          <w:sz w:val="24"/>
          <w:szCs w:val="24"/>
        </w:rPr>
        <w:t>Events of Default are:</w:t>
      </w:r>
    </w:p>
    <w:p w14:paraId="551E97B2" w14:textId="77777777" w:rsidR="0029223B" w:rsidRPr="00ED6624" w:rsidRDefault="00215F8A"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w:t>
      </w:r>
      <w:r w:rsidR="002B4AF7" w:rsidRPr="00ED6624">
        <w:rPr>
          <w:rFonts w:ascii="Times New Roman" w:hAnsi="Times New Roman"/>
          <w:sz w:val="24"/>
          <w:szCs w:val="24"/>
        </w:rPr>
        <w:t xml:space="preserve">he failure of Trustor to make any payment of principal or interest on the Note </w:t>
      </w:r>
      <w:r w:rsidR="00A228CE" w:rsidRPr="00ED6624">
        <w:rPr>
          <w:rFonts w:ascii="Times New Roman" w:hAnsi="Times New Roman"/>
          <w:sz w:val="24"/>
          <w:szCs w:val="24"/>
        </w:rPr>
        <w:t>when the same is due and payable</w:t>
      </w:r>
      <w:r w:rsidR="00C81C21" w:rsidRPr="00ED6624">
        <w:rPr>
          <w:rFonts w:ascii="Times New Roman" w:hAnsi="Times New Roman"/>
          <w:sz w:val="24"/>
          <w:szCs w:val="24"/>
        </w:rPr>
        <w:t>, whether at maturity, by acceleration or otherwise</w:t>
      </w:r>
      <w:r w:rsidR="00A228CE" w:rsidRPr="00ED6624">
        <w:rPr>
          <w:rFonts w:ascii="Times New Roman" w:hAnsi="Times New Roman"/>
          <w:sz w:val="24"/>
          <w:szCs w:val="24"/>
        </w:rPr>
        <w:t>;</w:t>
      </w:r>
    </w:p>
    <w:p w14:paraId="6DECDEC7" w14:textId="63A1E8C0" w:rsidR="0029223B" w:rsidRPr="00ED6624" w:rsidRDefault="00A228CE"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The failure of Trustor </w:t>
      </w:r>
      <w:r w:rsidR="002B4AF7" w:rsidRPr="00ED6624">
        <w:rPr>
          <w:rFonts w:ascii="Times New Roman" w:hAnsi="Times New Roman"/>
          <w:sz w:val="24"/>
          <w:szCs w:val="24"/>
        </w:rPr>
        <w:t>to pay any other amount due hereunder or under the Note wh</w:t>
      </w:r>
      <w:r w:rsidR="00A963CF" w:rsidRPr="00ED6624">
        <w:rPr>
          <w:rFonts w:ascii="Times New Roman" w:hAnsi="Times New Roman"/>
          <w:sz w:val="24"/>
          <w:szCs w:val="24"/>
        </w:rPr>
        <w:t>en the same is due and payable</w:t>
      </w:r>
      <w:r w:rsidR="00EE0D0F" w:rsidRPr="00ED6624">
        <w:rPr>
          <w:rFonts w:ascii="Times New Roman" w:hAnsi="Times New Roman"/>
          <w:sz w:val="24"/>
          <w:szCs w:val="24"/>
        </w:rPr>
        <w:t>, and such failure continues for ten</w:t>
      </w:r>
      <w:r w:rsidR="007553C7">
        <w:rPr>
          <w:rFonts w:ascii="Times New Roman" w:hAnsi="Times New Roman"/>
          <w:sz w:val="24"/>
          <w:szCs w:val="24"/>
        </w:rPr>
        <w:t> </w:t>
      </w:r>
      <w:r w:rsidR="00EE0D0F" w:rsidRPr="00ED6624">
        <w:rPr>
          <w:rFonts w:ascii="Times New Roman" w:hAnsi="Times New Roman"/>
          <w:sz w:val="24"/>
          <w:szCs w:val="24"/>
        </w:rPr>
        <w:t>(10) calendar days after demand</w:t>
      </w:r>
      <w:r w:rsidR="00A963CF" w:rsidRPr="00ED6624">
        <w:rPr>
          <w:rFonts w:ascii="Times New Roman" w:hAnsi="Times New Roman"/>
          <w:sz w:val="24"/>
          <w:szCs w:val="24"/>
        </w:rPr>
        <w:t>;</w:t>
      </w:r>
    </w:p>
    <w:p w14:paraId="262478AC" w14:textId="77777777" w:rsidR="0029223B" w:rsidRPr="00ED6624" w:rsidRDefault="0070099E"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The sale or transfer of the Property, including, without limitation, through sale or transfer of a majority or controlling interest of the corporate stock, general partnership interests or limited liability company interests of Trustor</w:t>
      </w:r>
      <w:r w:rsidR="000F4A67" w:rsidRPr="00ED6624">
        <w:rPr>
          <w:rFonts w:ascii="Times New Roman" w:hAnsi="Times New Roman"/>
          <w:sz w:val="24"/>
          <w:szCs w:val="24"/>
        </w:rPr>
        <w:t>, without the prior written consent of Beneficiary</w:t>
      </w:r>
      <w:r w:rsidR="002426C9" w:rsidRPr="00ED6624">
        <w:rPr>
          <w:rFonts w:ascii="Times New Roman" w:hAnsi="Times New Roman"/>
          <w:sz w:val="24"/>
          <w:szCs w:val="24"/>
        </w:rPr>
        <w:t>;</w:t>
      </w:r>
    </w:p>
    <w:p w14:paraId="082BA922" w14:textId="77777777" w:rsidR="0029223B" w:rsidRPr="00ED6624" w:rsidRDefault="000F4A6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The mortgage, assignment or further encumbrance</w:t>
      </w:r>
      <w:r w:rsidR="002426C9" w:rsidRPr="00ED6624">
        <w:rPr>
          <w:rFonts w:ascii="Times New Roman" w:hAnsi="Times New Roman"/>
          <w:sz w:val="24"/>
          <w:szCs w:val="24"/>
        </w:rPr>
        <w:t xml:space="preserve"> of the Property</w:t>
      </w:r>
      <w:r w:rsidR="0070099E" w:rsidRPr="00ED6624">
        <w:rPr>
          <w:rFonts w:ascii="Times New Roman" w:hAnsi="Times New Roman"/>
          <w:sz w:val="24"/>
          <w:szCs w:val="24"/>
        </w:rPr>
        <w:t>, whether directly or indirectly, whether voluntarily, involuntarily or by operation of law, without the prior written consent of Beneficiary</w:t>
      </w:r>
      <w:r w:rsidR="002426C9" w:rsidRPr="00ED6624">
        <w:rPr>
          <w:rFonts w:ascii="Times New Roman" w:hAnsi="Times New Roman"/>
          <w:sz w:val="24"/>
          <w:szCs w:val="24"/>
        </w:rPr>
        <w:t>;</w:t>
      </w:r>
    </w:p>
    <w:p w14:paraId="345CBE20" w14:textId="0165DBFB" w:rsidR="0029223B" w:rsidRPr="00ED6624" w:rsidRDefault="009C0BDE"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w:t>
      </w:r>
      <w:r w:rsidR="002B4AF7" w:rsidRPr="00ED6624">
        <w:rPr>
          <w:rFonts w:ascii="Times New Roman" w:hAnsi="Times New Roman"/>
          <w:sz w:val="24"/>
          <w:szCs w:val="24"/>
        </w:rPr>
        <w:t xml:space="preserve">he failure of Trustor to perform any non-monetary obligation hereunder, and the continuance of such failure for </w:t>
      </w:r>
      <w:r w:rsidR="0029223B" w:rsidRPr="00ED6624">
        <w:rPr>
          <w:rFonts w:ascii="Times New Roman" w:hAnsi="Times New Roman"/>
          <w:sz w:val="24"/>
          <w:szCs w:val="24"/>
        </w:rPr>
        <w:t>thirty</w:t>
      </w:r>
      <w:r w:rsidR="007553C7">
        <w:rPr>
          <w:rFonts w:ascii="Times New Roman" w:hAnsi="Times New Roman"/>
          <w:sz w:val="24"/>
          <w:szCs w:val="24"/>
        </w:rPr>
        <w:t> </w:t>
      </w:r>
      <w:r w:rsidR="002B4AF7" w:rsidRPr="00ED6624">
        <w:rPr>
          <w:rFonts w:ascii="Times New Roman" w:hAnsi="Times New Roman"/>
          <w:sz w:val="24"/>
          <w:szCs w:val="24"/>
        </w:rPr>
        <w:t>(</w:t>
      </w:r>
      <w:r w:rsidR="00EE0D0F" w:rsidRPr="00ED6624">
        <w:rPr>
          <w:rFonts w:ascii="Times New Roman" w:hAnsi="Times New Roman"/>
          <w:sz w:val="24"/>
          <w:szCs w:val="24"/>
        </w:rPr>
        <w:t>30</w:t>
      </w:r>
      <w:r w:rsidR="002B4AF7" w:rsidRPr="00ED6624">
        <w:rPr>
          <w:rFonts w:ascii="Times New Roman" w:hAnsi="Times New Roman"/>
          <w:sz w:val="24"/>
          <w:szCs w:val="24"/>
        </w:rPr>
        <w:t xml:space="preserve">) days after notice, or within any longer grace period, if any, allowed in the Loan </w:t>
      </w:r>
      <w:r w:rsidRPr="00ED6624">
        <w:rPr>
          <w:rFonts w:ascii="Times New Roman" w:hAnsi="Times New Roman"/>
          <w:sz w:val="24"/>
          <w:szCs w:val="24"/>
        </w:rPr>
        <w:t>Documents for such failure;</w:t>
      </w:r>
    </w:p>
    <w:p w14:paraId="4BA33920" w14:textId="77777777" w:rsidR="0029223B" w:rsidRPr="00ED6624" w:rsidRDefault="009C0BDE"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The failure to be true of any </w:t>
      </w:r>
      <w:r w:rsidR="00AC65DB" w:rsidRPr="00ED6624">
        <w:rPr>
          <w:rFonts w:ascii="Times New Roman" w:hAnsi="Times New Roman"/>
          <w:sz w:val="24"/>
          <w:szCs w:val="24"/>
        </w:rPr>
        <w:t xml:space="preserve">material </w:t>
      </w:r>
      <w:r w:rsidRPr="00ED6624">
        <w:rPr>
          <w:rFonts w:ascii="Times New Roman" w:hAnsi="Times New Roman"/>
          <w:sz w:val="24"/>
          <w:szCs w:val="24"/>
        </w:rPr>
        <w:t xml:space="preserve">representation or warranty of Trustor contained </w:t>
      </w:r>
      <w:r w:rsidR="002631E4" w:rsidRPr="00ED6624">
        <w:rPr>
          <w:rFonts w:ascii="Times New Roman" w:hAnsi="Times New Roman"/>
          <w:sz w:val="24"/>
          <w:szCs w:val="24"/>
        </w:rPr>
        <w:t>in the Loan Documents</w:t>
      </w:r>
      <w:r w:rsidRPr="00ED6624">
        <w:rPr>
          <w:rFonts w:ascii="Times New Roman" w:hAnsi="Times New Roman"/>
          <w:sz w:val="24"/>
          <w:szCs w:val="24"/>
        </w:rPr>
        <w:t>;</w:t>
      </w:r>
    </w:p>
    <w:p w14:paraId="7744FC52" w14:textId="77777777" w:rsidR="0029223B" w:rsidRPr="00ED6624" w:rsidRDefault="009C0BDE"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w:t>
      </w:r>
      <w:r w:rsidR="002B4AF7" w:rsidRPr="00ED6624">
        <w:rPr>
          <w:rFonts w:ascii="Times New Roman" w:hAnsi="Times New Roman"/>
          <w:sz w:val="24"/>
          <w:szCs w:val="24"/>
        </w:rPr>
        <w:t>he existence of any Default as defined in the Loan Documents</w:t>
      </w:r>
      <w:r w:rsidR="00653867" w:rsidRPr="00ED6624">
        <w:rPr>
          <w:rFonts w:ascii="Times New Roman" w:hAnsi="Times New Roman"/>
          <w:sz w:val="24"/>
          <w:szCs w:val="24"/>
        </w:rPr>
        <w:t>; and</w:t>
      </w:r>
    </w:p>
    <w:p w14:paraId="5AAE00DB" w14:textId="77777777" w:rsidR="0029223B" w:rsidRPr="00ED6624" w:rsidRDefault="00A42FAF"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The conduct at or on the Property </w:t>
      </w:r>
      <w:r w:rsidR="00EE0D0F" w:rsidRPr="00ED6624">
        <w:rPr>
          <w:rFonts w:ascii="Times New Roman" w:hAnsi="Times New Roman"/>
          <w:sz w:val="24"/>
          <w:szCs w:val="24"/>
        </w:rPr>
        <w:t xml:space="preserve">by Trustor </w:t>
      </w:r>
      <w:r w:rsidRPr="00ED6624">
        <w:rPr>
          <w:rFonts w:ascii="Times New Roman" w:hAnsi="Times New Roman"/>
          <w:sz w:val="24"/>
          <w:szCs w:val="24"/>
        </w:rPr>
        <w:t>of any illegal activity under California or Federal law, including but not limited to Cannabis Activities, as defined in the Loan Documents</w:t>
      </w:r>
      <w:r w:rsidR="00EE0D0F" w:rsidRPr="00ED6624">
        <w:rPr>
          <w:rFonts w:ascii="Times New Roman" w:hAnsi="Times New Roman"/>
          <w:sz w:val="24"/>
          <w:szCs w:val="24"/>
        </w:rPr>
        <w:t>, or if Trustor does not promptly use commercially reasonable efforts to cause any third-party from ceasing such illegal activity at or on the Property</w:t>
      </w:r>
      <w:r w:rsidRPr="00ED6624">
        <w:rPr>
          <w:rFonts w:ascii="Times New Roman" w:hAnsi="Times New Roman"/>
          <w:sz w:val="24"/>
          <w:szCs w:val="24"/>
        </w:rPr>
        <w:t>.</w:t>
      </w:r>
    </w:p>
    <w:p w14:paraId="3D014DC3" w14:textId="2581443D"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Rights and Remedies</w:t>
      </w:r>
      <w:r w:rsidRPr="00ED6624">
        <w:rPr>
          <w:rFonts w:ascii="Times New Roman" w:hAnsi="Times New Roman"/>
          <w:sz w:val="24"/>
          <w:szCs w:val="24"/>
        </w:rPr>
        <w:t>.  At any time after Default, Beneficiary and Trustee shall each have all the following rights and remedies:</w:t>
      </w:r>
    </w:p>
    <w:p w14:paraId="1D88DA20" w14:textId="49E65CC1"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With or without notice, to declare all Secured Obligations immediately due and payable;</w:t>
      </w:r>
    </w:p>
    <w:p w14:paraId="781EBDE4" w14:textId="3BB4D41F"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With or without notice, and without releasing Trustor from any Secured Obligation, and without becoming a mortgagee in possession, to cure any breach or Default of Trustor and, in connection therewith, to enter upon the Property and do such acts and things as Beneficiary or Trustee deem necessary or desirable to protect the security hereof, including, without limitation: (i) to appear in and defend any action or proceeding purporting to affect the security of this Deed of Trust or the rights or powers of Beneficiary or Trustee under this Deed of Trust; (ii) to pay, purchase, contest or compromise any encum</w:t>
      </w:r>
      <w:r w:rsidRPr="00ED6624">
        <w:rPr>
          <w:rFonts w:ascii="Times New Roman" w:hAnsi="Times New Roman"/>
          <w:sz w:val="24"/>
          <w:szCs w:val="24"/>
        </w:rPr>
        <w:softHyphen/>
        <w:t>brance, charge, lien or claim of lien which, in the sole judgment of either Beneficiary or Trustee, is or may be senior in priority to this Deed of Trust, the judgment of Beneficiary or Trustee being conclusive as between the parties hereto; (iii) to obtain insurance; (iv) to pay any premiums or charges with respect to insurance required to be carried under this Deed of Trust; or (v) to employ counsel, accountants, contractors and other appropriate persons</w:t>
      </w:r>
      <w:r w:rsidR="004F1D43" w:rsidRPr="00ED6624">
        <w:rPr>
          <w:rFonts w:ascii="Times New Roman" w:hAnsi="Times New Roman"/>
          <w:sz w:val="24"/>
          <w:szCs w:val="24"/>
        </w:rPr>
        <w:t>;</w:t>
      </w:r>
    </w:p>
    <w:p w14:paraId="420679A6" w14:textId="233A7BFC"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To commence and maintain an action or actions in any court of competent jurisdiction to foreclose this instrument as a mortgage or to obtain specific enforcement of the covenants of Trustor hereunder, and Trustor agrees that such covenants shall be specifically enforceable by injunction or any other appropriate </w:t>
      </w:r>
      <w:r w:rsidRPr="00ED6624">
        <w:rPr>
          <w:rFonts w:ascii="Times New Roman" w:hAnsi="Times New Roman"/>
          <w:sz w:val="24"/>
          <w:szCs w:val="24"/>
        </w:rPr>
        <w:lastRenderedPageBreak/>
        <w:t>equitable remedy and that for the purposes of any suit brought under this subparagraph, Trustor waives the defense of laches and any applicable statute of limitations;</w:t>
      </w:r>
    </w:p>
    <w:p w14:paraId="5021406F" w14:textId="73217507"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To apply to a court of competent jurisdiction for and obtain appointment of a receiver of the Property as a matter of strict right and without regard to the adequacy of the security for the repayment of the Secured Obligations, the existence of a declaration that the Secured Obligations are immediately due and payable, or the filing of a notice of default, and Trustor hereby consents to such appointment;</w:t>
      </w:r>
    </w:p>
    <w:p w14:paraId="3817FEF9" w14:textId="15B345DF"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 xml:space="preserve">To enter upon, possess, manage and operate the Property or any part thereof, to take and possess all documents, books, records, papers and accounts of Trustor </w:t>
      </w:r>
      <w:r w:rsidR="004F1D43" w:rsidRPr="00ED6624">
        <w:rPr>
          <w:rFonts w:ascii="Times New Roman" w:hAnsi="Times New Roman"/>
          <w:sz w:val="24"/>
          <w:szCs w:val="24"/>
        </w:rPr>
        <w:t xml:space="preserve">with respect to the Property </w:t>
      </w:r>
      <w:r w:rsidRPr="00ED6624">
        <w:rPr>
          <w:rFonts w:ascii="Times New Roman" w:hAnsi="Times New Roman"/>
          <w:sz w:val="24"/>
          <w:szCs w:val="24"/>
        </w:rPr>
        <w:t>or the then owner of the Property, to make, terminate, enforce or modify Leases of the Property upon such terms and conditions as Beneficiary deems proper, to make repairs, alterations and improvements to the Property as necessary, in Trustee's or Beneficiary's sole judgment, to protect or enhance the security hereof;</w:t>
      </w:r>
    </w:p>
    <w:p w14:paraId="5B86C4F3" w14:textId="4D276B74"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To execute a written notice of such Default and of its election to cause the Property to be sold to satisfy the Secured Obligations.  As a condition precedent to any such sale, Trustee shall give and record such notice as the law then requires.  When the minimum period of time required by law after such notice has elapsed, Trustee, without notice to or demand upon Trustor except as required by law, shall sell the Property at the time and place of sale fixed by it in the notice of sale, at one or several sales, either as a whole or in separate parcels and in such manner and order, all as Beneficiary in its sole discretion may determine, at public auction to the highest bidder for cash, in lawful money of the United States, payable at time of sale.  Neither Trustor nor any other person or entity other than Beneficiary shall have the right to direct the order in which the Property is sold.  Subject to requirements and limits imposed by law, Trustee may from time to time postpone sale of all or any portion of the Property by public announcement at such time and place of sale.  Trustee shall deliver to the pur</w:t>
      </w:r>
      <w:r w:rsidRPr="00ED6624">
        <w:rPr>
          <w:rFonts w:ascii="Times New Roman" w:hAnsi="Times New Roman"/>
          <w:sz w:val="24"/>
          <w:szCs w:val="24"/>
        </w:rPr>
        <w:softHyphen/>
        <w:t>chaser at such sale a deed conveying the Property or portion thereof so sold, but without any covenant or warranty, express or implied. The recitals in the deed of any matters or facts shall be conclusive proof of the truthfulness thereof. Any person, including Trustee, Trustor or Beneficiary may purchase at the sale;</w:t>
      </w:r>
    </w:p>
    <w:p w14:paraId="73F19755" w14:textId="1E31192E"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To resort to and realize upon the security hereunder and any other security now or later held by Beneficiary concurrently or successively and in one or several consolidated or independent judicial actions or lawfully taken non</w:t>
      </w:r>
      <w:r w:rsidRPr="00ED6624">
        <w:rPr>
          <w:rFonts w:ascii="Times New Roman" w:hAnsi="Times New Roman"/>
          <w:sz w:val="24"/>
          <w:szCs w:val="24"/>
        </w:rPr>
        <w:noBreakHyphen/>
        <w:t>judicial proceedings, or both, and to apply the proceeds received upon the Secured Obligations all in such order and manner as Trustee and Beneficiary, or either of them, determine in their sole discretion</w:t>
      </w:r>
      <w:r w:rsidR="004F1D43" w:rsidRPr="00ED6624">
        <w:rPr>
          <w:rFonts w:ascii="Times New Roman" w:hAnsi="Times New Roman"/>
          <w:sz w:val="24"/>
          <w:szCs w:val="24"/>
        </w:rPr>
        <w:t>; and</w:t>
      </w:r>
    </w:p>
    <w:p w14:paraId="5590D704" w14:textId="78F6F3EA" w:rsidR="0029223B" w:rsidRPr="00ED6624" w:rsidRDefault="002B4AF7" w:rsidP="00ED6624">
      <w:pPr>
        <w:pStyle w:val="Heading3"/>
        <w:numPr>
          <w:ilvl w:val="2"/>
          <w:numId w:val="6"/>
        </w:numPr>
        <w:spacing w:after="240"/>
        <w:jc w:val="both"/>
        <w:rPr>
          <w:rFonts w:ascii="Times New Roman" w:hAnsi="Times New Roman"/>
          <w:sz w:val="24"/>
          <w:szCs w:val="24"/>
        </w:rPr>
      </w:pPr>
      <w:r w:rsidRPr="00ED6624">
        <w:rPr>
          <w:rFonts w:ascii="Times New Roman" w:hAnsi="Times New Roman"/>
          <w:sz w:val="24"/>
          <w:szCs w:val="24"/>
        </w:rPr>
        <w:t>Upon sale of the Property at any judicial or non-judicial foreclosure, Beneficiary may credit bid (as determined by Beneficiary in its sole and absolute discretion) all or any portion of the Secured Obligations. In determining such credit bid, Beneficiary may, but is not obligated to, take into account all or any of the following: (i)</w:t>
      </w:r>
      <w:r w:rsidR="007553C7">
        <w:rPr>
          <w:rFonts w:ascii="Times New Roman" w:hAnsi="Times New Roman"/>
          <w:sz w:val="24"/>
          <w:szCs w:val="24"/>
        </w:rPr>
        <w:t> </w:t>
      </w:r>
      <w:r w:rsidRPr="00ED6624">
        <w:rPr>
          <w:rFonts w:ascii="Times New Roman" w:hAnsi="Times New Roman"/>
          <w:sz w:val="24"/>
          <w:szCs w:val="24"/>
        </w:rPr>
        <w:t>appraisals of the Property as such appraisals may be discounted or adjusted by Beneficiary in its sole and absolute underwriting discretion; (ii)</w:t>
      </w:r>
      <w:r w:rsidR="007553C7">
        <w:rPr>
          <w:rFonts w:ascii="Times New Roman" w:hAnsi="Times New Roman"/>
          <w:sz w:val="24"/>
          <w:szCs w:val="24"/>
        </w:rPr>
        <w:t> </w:t>
      </w:r>
      <w:r w:rsidRPr="00ED6624">
        <w:rPr>
          <w:rFonts w:ascii="Times New Roman" w:hAnsi="Times New Roman"/>
          <w:sz w:val="24"/>
          <w:szCs w:val="24"/>
        </w:rPr>
        <w:t>expenses and costs incurred by Beneficiary with respect to the Property prior to foreclosure; (iii)</w:t>
      </w:r>
      <w:r w:rsidR="007553C7">
        <w:rPr>
          <w:rFonts w:ascii="Times New Roman" w:hAnsi="Times New Roman"/>
          <w:sz w:val="24"/>
          <w:szCs w:val="24"/>
        </w:rPr>
        <w:t> </w:t>
      </w:r>
      <w:r w:rsidRPr="00ED6624">
        <w:rPr>
          <w:rFonts w:ascii="Times New Roman" w:hAnsi="Times New Roman"/>
          <w:sz w:val="24"/>
          <w:szCs w:val="24"/>
        </w:rPr>
        <w:t xml:space="preserve">expenses and costs which Beneficiary anticipates will be incurred with respect to the Property after foreclosure, but prior to resale, including, without limitation, costs of structural reports and other due diligence, costs to carry the Property prior to resale, costs of resale (e.g. commissions, attorneys' fees, and taxes), costs of any hazardous materials clean-up and monitoring, costs of deferred maintenance, repair, refurbishment and retrofit, costs of defending or settling litigation affecting the Property, and lost opportunity costs (if any), including the time value of money during any anticipated holding period by Beneficiary; (iv) declining trends in real property values generally and with respect to properties similar to the Property; (v) anticipated discounts upon resale of the Property as a distressed or foreclosed property; (vi) the fact of additional collateral (if any), for the Secured Obligations; </w:t>
      </w:r>
      <w:r w:rsidRPr="00ED6624">
        <w:rPr>
          <w:rFonts w:ascii="Times New Roman" w:hAnsi="Times New Roman"/>
          <w:sz w:val="24"/>
          <w:szCs w:val="24"/>
          <w:u w:val="single"/>
        </w:rPr>
        <w:t>and</w:t>
      </w:r>
      <w:r w:rsidRPr="00ED6624">
        <w:rPr>
          <w:rFonts w:ascii="Times New Roman" w:hAnsi="Times New Roman"/>
          <w:sz w:val="24"/>
          <w:szCs w:val="24"/>
        </w:rPr>
        <w:t xml:space="preserve"> (vii) such other factors or matters that Beneficiary (in its sole and absolute discretion) deems appropriate.  In regard to the above, Trustor acknowledges and agrees that: (</w:t>
      </w:r>
      <w:ins w:id="31" w:author="Tyler Hereford" w:date="2025-07-24T11:30:00Z" w16du:dateUtc="2025-07-24T18:30:00Z">
        <w:r w:rsidR="00C959B6">
          <w:rPr>
            <w:rFonts w:ascii="Times New Roman" w:hAnsi="Times New Roman"/>
            <w:sz w:val="24"/>
            <w:szCs w:val="24"/>
          </w:rPr>
          <w:t>a</w:t>
        </w:r>
      </w:ins>
      <w:del w:id="32" w:author="Tyler Hereford" w:date="2025-07-24T11:30:00Z" w16du:dateUtc="2025-07-24T18:30:00Z">
        <w:r w:rsidRPr="00ED6624" w:rsidDel="00C959B6">
          <w:rPr>
            <w:rFonts w:ascii="Times New Roman" w:hAnsi="Times New Roman"/>
            <w:sz w:val="24"/>
            <w:szCs w:val="24"/>
          </w:rPr>
          <w:delText>w</w:delText>
        </w:r>
      </w:del>
      <w:r w:rsidRPr="00ED6624">
        <w:rPr>
          <w:rFonts w:ascii="Times New Roman" w:hAnsi="Times New Roman"/>
          <w:sz w:val="24"/>
          <w:szCs w:val="24"/>
        </w:rPr>
        <w:t xml:space="preserve">) Beneficiary is not required to use any or all of the foregoing factors to determine the amount of its </w:t>
      </w:r>
      <w:r w:rsidRPr="00ED6624">
        <w:rPr>
          <w:rFonts w:ascii="Times New Roman" w:hAnsi="Times New Roman"/>
          <w:sz w:val="24"/>
          <w:szCs w:val="24"/>
        </w:rPr>
        <w:lastRenderedPageBreak/>
        <w:t>credit bid; (</w:t>
      </w:r>
      <w:ins w:id="33" w:author="Tyler Hereford" w:date="2025-07-24T11:30:00Z" w16du:dateUtc="2025-07-24T18:30:00Z">
        <w:r w:rsidR="00C959B6">
          <w:rPr>
            <w:rFonts w:ascii="Times New Roman" w:hAnsi="Times New Roman"/>
            <w:sz w:val="24"/>
            <w:szCs w:val="24"/>
          </w:rPr>
          <w:t>b</w:t>
        </w:r>
      </w:ins>
      <w:del w:id="34" w:author="Tyler Hereford" w:date="2025-07-24T11:30:00Z" w16du:dateUtc="2025-07-24T18:30:00Z">
        <w:r w:rsidRPr="00ED6624" w:rsidDel="00C959B6">
          <w:rPr>
            <w:rFonts w:ascii="Times New Roman" w:hAnsi="Times New Roman"/>
            <w:sz w:val="24"/>
            <w:szCs w:val="24"/>
          </w:rPr>
          <w:delText>x</w:delText>
        </w:r>
      </w:del>
      <w:r w:rsidRPr="00ED6624">
        <w:rPr>
          <w:rFonts w:ascii="Times New Roman" w:hAnsi="Times New Roman"/>
          <w:sz w:val="24"/>
          <w:szCs w:val="24"/>
        </w:rPr>
        <w:t>) this Section does not impose upon Beneficiary any additional obligations that are not imposed by law at the time the credit bid is made; (</w:t>
      </w:r>
      <w:ins w:id="35" w:author="Tyler Hereford" w:date="2025-07-24T11:30:00Z" w16du:dateUtc="2025-07-24T18:30:00Z">
        <w:r w:rsidR="00C959B6">
          <w:rPr>
            <w:rFonts w:ascii="Times New Roman" w:hAnsi="Times New Roman"/>
            <w:sz w:val="24"/>
            <w:szCs w:val="24"/>
          </w:rPr>
          <w:t>c</w:t>
        </w:r>
      </w:ins>
      <w:del w:id="36" w:author="Tyler Hereford" w:date="2025-07-24T11:30:00Z" w16du:dateUtc="2025-07-24T18:30:00Z">
        <w:r w:rsidRPr="00ED6624" w:rsidDel="00C959B6">
          <w:rPr>
            <w:rFonts w:ascii="Times New Roman" w:hAnsi="Times New Roman"/>
            <w:sz w:val="24"/>
            <w:szCs w:val="24"/>
          </w:rPr>
          <w:delText>y</w:delText>
        </w:r>
      </w:del>
      <w:r w:rsidRPr="00ED6624">
        <w:rPr>
          <w:rFonts w:ascii="Times New Roman" w:hAnsi="Times New Roman"/>
          <w:sz w:val="24"/>
          <w:szCs w:val="24"/>
        </w:rPr>
        <w:t xml:space="preserve">) the amount of Beneficiary's credit bid need not have any relation to any loan-to-value ratios specified in the Loan Documents or previously discussed between Trustor and Beneficiary; </w:t>
      </w:r>
      <w:r w:rsidRPr="00ED6624">
        <w:rPr>
          <w:rFonts w:ascii="Times New Roman" w:hAnsi="Times New Roman"/>
          <w:sz w:val="24"/>
          <w:szCs w:val="24"/>
          <w:u w:val="single"/>
        </w:rPr>
        <w:t>and</w:t>
      </w:r>
      <w:r w:rsidRPr="00ED6624">
        <w:rPr>
          <w:rFonts w:ascii="Times New Roman" w:hAnsi="Times New Roman"/>
          <w:sz w:val="24"/>
          <w:szCs w:val="24"/>
        </w:rPr>
        <w:t xml:space="preserve"> (</w:t>
      </w:r>
      <w:ins w:id="37" w:author="Tyler Hereford" w:date="2025-07-24T11:30:00Z" w16du:dateUtc="2025-07-24T18:30:00Z">
        <w:r w:rsidR="00C959B6">
          <w:rPr>
            <w:rFonts w:ascii="Times New Roman" w:hAnsi="Times New Roman"/>
            <w:sz w:val="24"/>
            <w:szCs w:val="24"/>
          </w:rPr>
          <w:t>d</w:t>
        </w:r>
      </w:ins>
      <w:del w:id="38" w:author="Tyler Hereford" w:date="2025-07-24T11:30:00Z" w16du:dateUtc="2025-07-24T18:30:00Z">
        <w:r w:rsidRPr="00ED6624" w:rsidDel="00C959B6">
          <w:rPr>
            <w:rFonts w:ascii="Times New Roman" w:hAnsi="Times New Roman"/>
            <w:sz w:val="24"/>
            <w:szCs w:val="24"/>
          </w:rPr>
          <w:delText>z</w:delText>
        </w:r>
      </w:del>
      <w:r w:rsidRPr="00ED6624">
        <w:rPr>
          <w:rFonts w:ascii="Times New Roman" w:hAnsi="Times New Roman"/>
          <w:sz w:val="24"/>
          <w:szCs w:val="24"/>
        </w:rPr>
        <w:t>) Beneficiary's credit bid may be (at Beneficiary's sole and absolute discretion) higher or lower than any appraised value of the Property.</w:t>
      </w:r>
    </w:p>
    <w:p w14:paraId="58BC92C6" w14:textId="41014BF1"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Application of Foreclosure Sale Proceeds</w:t>
      </w:r>
      <w:r w:rsidRPr="00ED6624">
        <w:rPr>
          <w:rFonts w:ascii="Times New Roman" w:hAnsi="Times New Roman"/>
          <w:sz w:val="24"/>
          <w:szCs w:val="24"/>
        </w:rPr>
        <w:t>.  After deducting all costs, fees and expenses of Trustee, and of this trust, including, without limitation, cost of evidence of title and attorneys' fees in connection with sale and costs and expenses of sale and of any judicial proceeding wherein such sale may be made, Trustee shall apply all proceeds of any foreclosure sale: (a)</w:t>
      </w:r>
      <w:r w:rsidR="007553C7">
        <w:rPr>
          <w:rFonts w:ascii="Times New Roman" w:hAnsi="Times New Roman"/>
          <w:sz w:val="24"/>
          <w:szCs w:val="24"/>
        </w:rPr>
        <w:t> </w:t>
      </w:r>
      <w:r w:rsidRPr="00ED6624">
        <w:rPr>
          <w:rFonts w:ascii="Times New Roman" w:hAnsi="Times New Roman"/>
          <w:sz w:val="24"/>
          <w:szCs w:val="24"/>
        </w:rPr>
        <w:t xml:space="preserve">to payment of all sums expended by Beneficiary under the terms hereof and not then repaid, with accrued interest at the </w:t>
      </w:r>
      <w:r w:rsidR="00553EB5" w:rsidRPr="00ED6624">
        <w:rPr>
          <w:rFonts w:ascii="Times New Roman" w:hAnsi="Times New Roman"/>
          <w:sz w:val="24"/>
          <w:szCs w:val="24"/>
        </w:rPr>
        <w:t xml:space="preserve">applicable </w:t>
      </w:r>
      <w:r w:rsidRPr="00ED6624">
        <w:rPr>
          <w:rFonts w:ascii="Times New Roman" w:hAnsi="Times New Roman"/>
          <w:sz w:val="24"/>
          <w:szCs w:val="24"/>
        </w:rPr>
        <w:t>rate of interest specified in the Note to be applicable on or after maturity or acceleration of the Note; (b)</w:t>
      </w:r>
      <w:r w:rsidR="007553C7">
        <w:rPr>
          <w:rFonts w:ascii="Times New Roman" w:hAnsi="Times New Roman"/>
          <w:sz w:val="24"/>
          <w:szCs w:val="24"/>
        </w:rPr>
        <w:t> </w:t>
      </w:r>
      <w:r w:rsidRPr="00ED6624">
        <w:rPr>
          <w:rFonts w:ascii="Times New Roman" w:hAnsi="Times New Roman"/>
          <w:sz w:val="24"/>
          <w:szCs w:val="24"/>
        </w:rPr>
        <w:t xml:space="preserve">to payment of all other Secured Obligations; and (c) the remainder, if any, to the person or persons legally entitled thereto. </w:t>
      </w:r>
    </w:p>
    <w:p w14:paraId="73522DE6" w14:textId="3D0C6DD4"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Application of Other Sums</w:t>
      </w:r>
      <w:r w:rsidRPr="00ED6624">
        <w:rPr>
          <w:rFonts w:ascii="Times New Roman" w:hAnsi="Times New Roman"/>
          <w:sz w:val="24"/>
          <w:szCs w:val="24"/>
        </w:rPr>
        <w:t>.  All sums received by Beneficiary under Section 4.2 or Section 1.2, less all costs and expenses incurred by Beneficiary or any receiver under Section</w:t>
      </w:r>
      <w:r w:rsidR="007553C7">
        <w:rPr>
          <w:rFonts w:ascii="Times New Roman" w:hAnsi="Times New Roman"/>
          <w:sz w:val="24"/>
          <w:szCs w:val="24"/>
        </w:rPr>
        <w:t> </w:t>
      </w:r>
      <w:r w:rsidRPr="00ED6624">
        <w:rPr>
          <w:rFonts w:ascii="Times New Roman" w:hAnsi="Times New Roman"/>
          <w:sz w:val="24"/>
          <w:szCs w:val="24"/>
        </w:rPr>
        <w:t xml:space="preserve">4.2 or Section 1.2, including, without limitation, attorneys' fees, shall be applied in payment of the Secured Obligations in such order as Beneficiary shall determine in its sole discretion; </w:t>
      </w:r>
      <w:r w:rsidRPr="00ED6624">
        <w:rPr>
          <w:rFonts w:ascii="Times New Roman" w:hAnsi="Times New Roman"/>
          <w:sz w:val="24"/>
          <w:szCs w:val="24"/>
          <w:u w:val="single"/>
        </w:rPr>
        <w:t>provided</w:t>
      </w:r>
      <w:r w:rsidRPr="00ED6624">
        <w:rPr>
          <w:rFonts w:ascii="Times New Roman" w:hAnsi="Times New Roman"/>
          <w:sz w:val="24"/>
          <w:szCs w:val="24"/>
        </w:rPr>
        <w:t xml:space="preserve">, </w:t>
      </w:r>
      <w:r w:rsidRPr="00ED6624">
        <w:rPr>
          <w:rFonts w:ascii="Times New Roman" w:hAnsi="Times New Roman"/>
          <w:sz w:val="24"/>
          <w:szCs w:val="24"/>
          <w:u w:val="single"/>
        </w:rPr>
        <w:t>however</w:t>
      </w:r>
      <w:r w:rsidRPr="00ED6624">
        <w:rPr>
          <w:rFonts w:ascii="Times New Roman" w:hAnsi="Times New Roman"/>
          <w:sz w:val="24"/>
          <w:szCs w:val="24"/>
        </w:rPr>
        <w:t>, Beneficiary shall have no liability for funds not actually received by Beneficiary.</w:t>
      </w:r>
    </w:p>
    <w:p w14:paraId="077A5BDB" w14:textId="6E3AD767"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No Cure or Waiver</w:t>
      </w:r>
      <w:r w:rsidRPr="00ED6624">
        <w:rPr>
          <w:rFonts w:ascii="Times New Roman" w:hAnsi="Times New Roman"/>
          <w:sz w:val="24"/>
          <w:szCs w:val="24"/>
        </w:rPr>
        <w:t>.  Neither Beneficiary's nor Trustee's nor any receiver's entry upon and taking possession of all or any part of the Property and Collateral, nor any collection of rents, issues, profits, insurance proceeds, condemnation proceeds or damages, other security or proceeds of other security, or other sums, nor the application of any collected sum to any Secured Obligation, nor the exercise or failure to exercise of any other right or remedy by Beneficiary or Trustee or any receiver shall cure or waive any breach, Default or notice of default under this Deed of Trust, or nullify the effect of any notice of default or sale (unless all Secured Obligations then due have been paid and performed and Trustor has cured all other defaults), or impair the status of the security, or prejudice Beneficiary or Trustee in the exercise of any right or remedy, or be construed as an affirmation by Beneficiary of any tenancy, lease or option or a subordination of the lien of or security interests created by this Deed of Trust.</w:t>
      </w:r>
    </w:p>
    <w:p w14:paraId="1D837B38" w14:textId="177B8800"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Payment of Costs, Expenses and Attorneys’ Fees</w:t>
      </w:r>
      <w:r w:rsidRPr="00ED6624">
        <w:rPr>
          <w:rFonts w:ascii="Times New Roman" w:hAnsi="Times New Roman"/>
          <w:sz w:val="24"/>
          <w:szCs w:val="24"/>
        </w:rPr>
        <w:t>.  Trustor agrees to pay to Beneficiary immediately and without demand all costs and expenses incurred by Trustee and Beneficiary (including, without limitation, court costs and attorneys' fees, whether incurred in litigation or not) with interest from the date of expenditure until said sums have been paid at the rate of interest then applicable to the principal balance of the Note as specified therein.  In addition, Trustor shall pay to Trustee all Trustee's fees hereunder and shall reimburse Trustee for all expenses incurred in the administration of this trust, including, without limitation, any attorneys' fees.</w:t>
      </w:r>
    </w:p>
    <w:p w14:paraId="07EE4B48" w14:textId="77777777" w:rsidR="0029223B" w:rsidRPr="00ED6624" w:rsidRDefault="002B4AF7" w:rsidP="00ED6624">
      <w:pPr>
        <w:pStyle w:val="Heading3"/>
        <w:numPr>
          <w:ilvl w:val="1"/>
          <w:numId w:val="6"/>
        </w:numPr>
        <w:spacing w:after="240"/>
        <w:jc w:val="both"/>
        <w:rPr>
          <w:rFonts w:ascii="Times New Roman" w:hAnsi="Times New Roman"/>
          <w:sz w:val="24"/>
          <w:szCs w:val="24"/>
        </w:rPr>
      </w:pPr>
      <w:r w:rsidRPr="00ED6624">
        <w:rPr>
          <w:rFonts w:ascii="Times New Roman" w:hAnsi="Times New Roman"/>
          <w:b/>
          <w:sz w:val="24"/>
          <w:szCs w:val="24"/>
          <w:u w:val="single"/>
        </w:rPr>
        <w:t>Power to File Notices and Cure Defaults</w:t>
      </w:r>
      <w:r w:rsidRPr="00ED6624">
        <w:rPr>
          <w:rFonts w:ascii="Times New Roman" w:hAnsi="Times New Roman"/>
          <w:sz w:val="24"/>
          <w:szCs w:val="24"/>
        </w:rPr>
        <w:t>.  Trustor hereby irrevocably appoints Beneficiary and its successors and assigns, as its attorney</w:t>
      </w:r>
      <w:r w:rsidRPr="00ED6624">
        <w:rPr>
          <w:rFonts w:ascii="Times New Roman" w:hAnsi="Times New Roman"/>
          <w:sz w:val="24"/>
          <w:szCs w:val="24"/>
        </w:rPr>
        <w:noBreakHyphen/>
        <w:t xml:space="preserve">in-fact, which agency is coupled with an interest, (a) to execute and/or record any notices of completion, cessation of labor, or any other notices that Beneficiary deems appropriate to protect Beneficiary's interest, (b) upon the issuance of a deed pursuant to the foreclosure of the lien of this Deed of Trust or the delivery of a deed in lieu of foreclosure, to execute all instruments of assignment or further assurance with respect to the Property and Collateral, Leases and Payments in favor of the grantee of any such deed, as may be necessary or desirable for such purpose, (c) to prepare, execute and file or record financing statements, continuation statements, applications for registration and like papers necessary to create, perfect or preserve Beneficiary's security interests and rights in or to any of the Property and Collateral, and (d) upon the occurrence of an event, act or omission which, with notice or passage of time or both, would constitute a Default, Beneficiary may perform any obligation of Trustor hereunder; </w:t>
      </w:r>
      <w:r w:rsidRPr="00ED6624">
        <w:rPr>
          <w:rFonts w:ascii="Times New Roman" w:hAnsi="Times New Roman"/>
          <w:sz w:val="24"/>
          <w:szCs w:val="24"/>
          <w:u w:val="single"/>
        </w:rPr>
        <w:t>provided</w:t>
      </w:r>
      <w:r w:rsidRPr="00ED6624">
        <w:rPr>
          <w:rFonts w:ascii="Times New Roman" w:hAnsi="Times New Roman"/>
          <w:sz w:val="24"/>
          <w:szCs w:val="24"/>
        </w:rPr>
        <w:t xml:space="preserve">, </w:t>
      </w:r>
      <w:r w:rsidRPr="00ED6624">
        <w:rPr>
          <w:rFonts w:ascii="Times New Roman" w:hAnsi="Times New Roman"/>
          <w:sz w:val="24"/>
          <w:szCs w:val="24"/>
          <w:u w:val="single"/>
        </w:rPr>
        <w:t>however</w:t>
      </w:r>
      <w:r w:rsidRPr="00ED6624">
        <w:rPr>
          <w:rFonts w:ascii="Times New Roman" w:hAnsi="Times New Roman"/>
          <w:sz w:val="24"/>
          <w:szCs w:val="24"/>
        </w:rPr>
        <w:t xml:space="preserve">, that: (i) Beneficiary as such </w:t>
      </w:r>
      <w:r w:rsidRPr="00ED6624">
        <w:rPr>
          <w:rFonts w:ascii="Times New Roman" w:hAnsi="Times New Roman"/>
          <w:sz w:val="24"/>
          <w:szCs w:val="24"/>
        </w:rPr>
        <w:lastRenderedPageBreak/>
        <w:t>attorney</w:t>
      </w:r>
      <w:r w:rsidRPr="00ED6624">
        <w:rPr>
          <w:rFonts w:ascii="Times New Roman" w:hAnsi="Times New Roman"/>
          <w:sz w:val="24"/>
          <w:szCs w:val="24"/>
        </w:rPr>
        <w:noBreakHyphen/>
        <w:t>in</w:t>
      </w:r>
      <w:r w:rsidRPr="00ED6624">
        <w:rPr>
          <w:rFonts w:ascii="Times New Roman" w:hAnsi="Times New Roman"/>
          <w:sz w:val="24"/>
          <w:szCs w:val="24"/>
        </w:rPr>
        <w:noBreakHyphen/>
        <w:t>fact shall only be accountable for such funds as are actually received by Beneficiary; and (ii) Beneficiary shall not be liable to Trustor or any other person or entity for any failure to act (whether such failure constitutes negligence) by Beneficiary under this Section.</w:t>
      </w:r>
    </w:p>
    <w:p w14:paraId="340D41FB" w14:textId="77777777" w:rsidR="0029223B" w:rsidRPr="00ED6624" w:rsidRDefault="002B4AF7" w:rsidP="0029223B">
      <w:pPr>
        <w:pStyle w:val="Heading3"/>
        <w:numPr>
          <w:ilvl w:val="0"/>
          <w:numId w:val="6"/>
        </w:numPr>
        <w:spacing w:after="240"/>
        <w:jc w:val="center"/>
        <w:rPr>
          <w:rFonts w:ascii="Times New Roman" w:hAnsi="Times New Roman"/>
          <w:b/>
          <w:sz w:val="24"/>
          <w:szCs w:val="24"/>
        </w:rPr>
      </w:pPr>
      <w:r w:rsidRPr="00ED6624">
        <w:rPr>
          <w:rFonts w:ascii="Times New Roman" w:hAnsi="Times New Roman"/>
          <w:b/>
          <w:sz w:val="24"/>
          <w:szCs w:val="24"/>
        </w:rPr>
        <w:t>MISCELLANEOUS PROVISIONS</w:t>
      </w:r>
    </w:p>
    <w:p w14:paraId="31666A5B" w14:textId="5D68D4A8"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Merger</w:t>
      </w:r>
      <w:r w:rsidRPr="00ED6624">
        <w:rPr>
          <w:rFonts w:ascii="Times New Roman" w:hAnsi="Times New Roman"/>
          <w:sz w:val="24"/>
          <w:szCs w:val="24"/>
        </w:rPr>
        <w:t xml:space="preserve">.  No merger shall occur </w:t>
      </w:r>
      <w:proofErr w:type="gramStart"/>
      <w:r w:rsidRPr="00ED6624">
        <w:rPr>
          <w:rFonts w:ascii="Times New Roman" w:hAnsi="Times New Roman"/>
          <w:sz w:val="24"/>
          <w:szCs w:val="24"/>
        </w:rPr>
        <w:t>as a result of</w:t>
      </w:r>
      <w:proofErr w:type="gramEnd"/>
      <w:r w:rsidRPr="00ED6624">
        <w:rPr>
          <w:rFonts w:ascii="Times New Roman" w:hAnsi="Times New Roman"/>
          <w:sz w:val="24"/>
          <w:szCs w:val="24"/>
        </w:rPr>
        <w:t xml:space="preserve"> Beneficiary's acquiring any other estate in, or any other </w:t>
      </w:r>
      <w:proofErr w:type="gramStart"/>
      <w:r w:rsidRPr="00ED6624">
        <w:rPr>
          <w:rFonts w:ascii="Times New Roman" w:hAnsi="Times New Roman"/>
          <w:sz w:val="24"/>
          <w:szCs w:val="24"/>
        </w:rPr>
        <w:t>lien</w:t>
      </w:r>
      <w:proofErr w:type="gramEnd"/>
      <w:r w:rsidRPr="00ED6624">
        <w:rPr>
          <w:rFonts w:ascii="Times New Roman" w:hAnsi="Times New Roman"/>
          <w:sz w:val="24"/>
          <w:szCs w:val="24"/>
        </w:rPr>
        <w:t xml:space="preserve"> on, the Property unless Beneficiary consents to a merger in writing.</w:t>
      </w:r>
    </w:p>
    <w:p w14:paraId="60A0A846" w14:textId="77777777"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Obligations of Trustor, Joint and Several</w:t>
      </w:r>
      <w:r w:rsidRPr="00ED6624">
        <w:rPr>
          <w:rFonts w:ascii="Times New Roman" w:hAnsi="Times New Roman"/>
          <w:sz w:val="24"/>
          <w:szCs w:val="24"/>
        </w:rPr>
        <w:t>.  If more than one person has executed this Deed of Trust as "Trustor", the obligations of all such persons hereunder shall be joint and several.</w:t>
      </w:r>
    </w:p>
    <w:p w14:paraId="1FF4016D" w14:textId="061A94DE"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Waiver of Marshalling Rights</w:t>
      </w:r>
      <w:r w:rsidRPr="00ED6624">
        <w:rPr>
          <w:rFonts w:ascii="Times New Roman" w:hAnsi="Times New Roman"/>
          <w:sz w:val="24"/>
          <w:szCs w:val="24"/>
        </w:rPr>
        <w:t>.  Trustor, for itself and for all parties claiming through or under Trustor, and for all parties who may acquire a lien on or interest in the Property and Collateral, hereby waives all rights to have the Property and Collateral and/or any other property, which is now or later may be security for any Secured Obligation</w:t>
      </w:r>
      <w:r w:rsidR="007553C7">
        <w:rPr>
          <w:rFonts w:ascii="Times New Roman" w:hAnsi="Times New Roman"/>
          <w:sz w:val="24"/>
          <w:szCs w:val="24"/>
        </w:rPr>
        <w:t> </w:t>
      </w:r>
      <w:r w:rsidRPr="00ED6624">
        <w:rPr>
          <w:rFonts w:ascii="Times New Roman" w:hAnsi="Times New Roman"/>
          <w:sz w:val="24"/>
          <w:szCs w:val="24"/>
        </w:rPr>
        <w:t>("</w:t>
      </w:r>
      <w:r w:rsidRPr="00EE4466">
        <w:rPr>
          <w:rFonts w:ascii="Times New Roman" w:hAnsi="Times New Roman"/>
          <w:b/>
          <w:bCs/>
          <w:sz w:val="24"/>
          <w:szCs w:val="24"/>
        </w:rPr>
        <w:t>Other Property</w:t>
      </w:r>
      <w:r w:rsidRPr="00ED6624">
        <w:rPr>
          <w:rFonts w:ascii="Times New Roman" w:hAnsi="Times New Roman"/>
          <w:sz w:val="24"/>
          <w:szCs w:val="24"/>
        </w:rPr>
        <w:t xml:space="preserve">") marshalled upon any foreclosure of the lien of this Deed of Trust or on a foreclosure of any other lien or security interest against any security for any of the Secured Obligations.  Beneficiary shall have the right to sell, and any court in which foreclosure proceedings may be brought shall have the right to order a sale </w:t>
      </w:r>
      <w:proofErr w:type="gramStart"/>
      <w:r w:rsidRPr="00ED6624">
        <w:rPr>
          <w:rFonts w:ascii="Times New Roman" w:hAnsi="Times New Roman"/>
          <w:sz w:val="24"/>
          <w:szCs w:val="24"/>
        </w:rPr>
        <w:t>of,</w:t>
      </w:r>
      <w:proofErr w:type="gramEnd"/>
      <w:r w:rsidRPr="00ED6624">
        <w:rPr>
          <w:rFonts w:ascii="Times New Roman" w:hAnsi="Times New Roman"/>
          <w:sz w:val="24"/>
          <w:szCs w:val="24"/>
        </w:rPr>
        <w:t xml:space="preserve"> the Property and any or </w:t>
      </w:r>
      <w:proofErr w:type="gramStart"/>
      <w:r w:rsidRPr="00ED6624">
        <w:rPr>
          <w:rFonts w:ascii="Times New Roman" w:hAnsi="Times New Roman"/>
          <w:sz w:val="24"/>
          <w:szCs w:val="24"/>
        </w:rPr>
        <w:t>all of</w:t>
      </w:r>
      <w:proofErr w:type="gramEnd"/>
      <w:r w:rsidRPr="00ED6624">
        <w:rPr>
          <w:rFonts w:ascii="Times New Roman" w:hAnsi="Times New Roman"/>
          <w:sz w:val="24"/>
          <w:szCs w:val="24"/>
        </w:rPr>
        <w:t xml:space="preserve"> the Collateral or Other Property as a whole or in separate parcels, in any order that Beneficiary may designate.</w:t>
      </w:r>
    </w:p>
    <w:p w14:paraId="0501E1B3" w14:textId="77777777"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Rules of Construction</w:t>
      </w:r>
      <w:r w:rsidRPr="00ED6624">
        <w:rPr>
          <w:rFonts w:ascii="Times New Roman" w:hAnsi="Times New Roman"/>
          <w:sz w:val="24"/>
          <w:szCs w:val="24"/>
        </w:rPr>
        <w:t>.  When the identity of the parties or other circumstances make it appropriate, the singular number includes the plural.</w:t>
      </w:r>
    </w:p>
    <w:p w14:paraId="4223E14C" w14:textId="497765F7"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Successors in Interest</w:t>
      </w:r>
      <w:r w:rsidRPr="00ED6624">
        <w:rPr>
          <w:rFonts w:ascii="Times New Roman" w:hAnsi="Times New Roman"/>
          <w:sz w:val="24"/>
          <w:szCs w:val="24"/>
        </w:rPr>
        <w:t xml:space="preserve">.  The terms, covenants, and conditions herein contained shall be binding upon and </w:t>
      </w:r>
      <w:proofErr w:type="gramStart"/>
      <w:r w:rsidRPr="00ED6624">
        <w:rPr>
          <w:rFonts w:ascii="Times New Roman" w:hAnsi="Times New Roman"/>
          <w:sz w:val="24"/>
          <w:szCs w:val="24"/>
        </w:rPr>
        <w:t>inure</w:t>
      </w:r>
      <w:proofErr w:type="gramEnd"/>
      <w:r w:rsidRPr="00ED6624">
        <w:rPr>
          <w:rFonts w:ascii="Times New Roman" w:hAnsi="Times New Roman"/>
          <w:sz w:val="24"/>
          <w:szCs w:val="24"/>
        </w:rPr>
        <w:t xml:space="preserve"> to the benefit of the heirs, successors and assigns of the parties hereto; </w:t>
      </w:r>
      <w:r w:rsidRPr="00ED6624">
        <w:rPr>
          <w:rFonts w:ascii="Times New Roman" w:hAnsi="Times New Roman"/>
          <w:sz w:val="24"/>
          <w:szCs w:val="24"/>
          <w:u w:val="single"/>
        </w:rPr>
        <w:t>provided</w:t>
      </w:r>
      <w:r w:rsidRPr="00ED6624">
        <w:rPr>
          <w:rFonts w:ascii="Times New Roman" w:hAnsi="Times New Roman"/>
          <w:sz w:val="24"/>
          <w:szCs w:val="24"/>
        </w:rPr>
        <w:t xml:space="preserve">, </w:t>
      </w:r>
      <w:r w:rsidRPr="00ED6624">
        <w:rPr>
          <w:rFonts w:ascii="Times New Roman" w:hAnsi="Times New Roman"/>
          <w:sz w:val="24"/>
          <w:szCs w:val="24"/>
          <w:u w:val="single"/>
        </w:rPr>
        <w:t>however</w:t>
      </w:r>
      <w:r w:rsidR="002157B0" w:rsidRPr="00ED6624">
        <w:rPr>
          <w:rFonts w:ascii="Times New Roman" w:hAnsi="Times New Roman"/>
          <w:sz w:val="24"/>
          <w:szCs w:val="24"/>
        </w:rPr>
        <w:t>, that this Section</w:t>
      </w:r>
      <w:r w:rsidR="00F163F2">
        <w:rPr>
          <w:rFonts w:ascii="Times New Roman" w:hAnsi="Times New Roman"/>
          <w:sz w:val="24"/>
          <w:szCs w:val="24"/>
        </w:rPr>
        <w:t> </w:t>
      </w:r>
      <w:r w:rsidR="002157B0" w:rsidRPr="00ED6624">
        <w:rPr>
          <w:rFonts w:ascii="Times New Roman" w:hAnsi="Times New Roman"/>
          <w:sz w:val="24"/>
          <w:szCs w:val="24"/>
        </w:rPr>
        <w:t>5.5</w:t>
      </w:r>
      <w:r w:rsidRPr="00ED6624">
        <w:rPr>
          <w:rFonts w:ascii="Times New Roman" w:hAnsi="Times New Roman"/>
          <w:sz w:val="24"/>
          <w:szCs w:val="24"/>
        </w:rPr>
        <w:t xml:space="preserve"> does not waive or modify the provisions of Section</w:t>
      </w:r>
      <w:r w:rsidR="00EE4466">
        <w:rPr>
          <w:rFonts w:ascii="Times New Roman" w:hAnsi="Times New Roman"/>
          <w:sz w:val="24"/>
          <w:szCs w:val="24"/>
        </w:rPr>
        <w:t> </w:t>
      </w:r>
      <w:r w:rsidRPr="00ED6624">
        <w:rPr>
          <w:rFonts w:ascii="Times New Roman" w:hAnsi="Times New Roman"/>
          <w:sz w:val="24"/>
          <w:szCs w:val="24"/>
        </w:rPr>
        <w:t>3.11.</w:t>
      </w:r>
    </w:p>
    <w:p w14:paraId="7F59E1D2" w14:textId="77777777"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Execution in Counterparts</w:t>
      </w:r>
      <w:r w:rsidRPr="00ED6624">
        <w:rPr>
          <w:rFonts w:ascii="Times New Roman" w:hAnsi="Times New Roman"/>
          <w:sz w:val="24"/>
          <w:szCs w:val="24"/>
        </w:rPr>
        <w:t>. This Deed of Trust may be executed in any number of counterparts.  All counterparts shall be construed together and shall constitute but one Deed of Trust.</w:t>
      </w:r>
    </w:p>
    <w:p w14:paraId="2DEA084C" w14:textId="77777777" w:rsidR="0029223B" w:rsidRPr="00ED6624" w:rsidRDefault="002B4AF7" w:rsidP="0029223B">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Governing Law</w:t>
      </w:r>
      <w:r w:rsidRPr="00ED6624">
        <w:rPr>
          <w:rFonts w:ascii="Times New Roman" w:hAnsi="Times New Roman"/>
          <w:sz w:val="24"/>
          <w:szCs w:val="24"/>
        </w:rPr>
        <w:t>.  This Deed of Trust shall be construed in accordance with the laws of the State of California, except to the extent that federal laws preempt the laws of the State of California.</w:t>
      </w:r>
    </w:p>
    <w:p w14:paraId="2A17B2AD" w14:textId="29C129A1" w:rsidR="00277D52" w:rsidRPr="00ED6624" w:rsidRDefault="002B4AF7" w:rsidP="00277D52">
      <w:pPr>
        <w:pStyle w:val="Heading3"/>
        <w:numPr>
          <w:ilvl w:val="1"/>
          <w:numId w:val="6"/>
        </w:numPr>
        <w:spacing w:after="240"/>
        <w:jc w:val="both"/>
        <w:rPr>
          <w:rFonts w:ascii="Times New Roman" w:hAnsi="Times New Roman"/>
          <w:b/>
          <w:sz w:val="24"/>
          <w:szCs w:val="24"/>
        </w:rPr>
      </w:pPr>
      <w:r w:rsidRPr="00ED6624">
        <w:rPr>
          <w:rFonts w:ascii="Times New Roman" w:hAnsi="Times New Roman"/>
          <w:b/>
          <w:sz w:val="24"/>
          <w:szCs w:val="24"/>
          <w:u w:val="single"/>
        </w:rPr>
        <w:t>Notices</w:t>
      </w:r>
      <w:r w:rsidRPr="00ED6624">
        <w:rPr>
          <w:rFonts w:ascii="Times New Roman" w:hAnsi="Times New Roman"/>
          <w:sz w:val="24"/>
          <w:szCs w:val="24"/>
        </w:rPr>
        <w:t>. All notices, demands or other communications required or permitted to be given pursuant to the provisions of this Deed of Trust shall be in writing and shall be considered as properly given if delivered personally</w:t>
      </w:r>
      <w:r w:rsidR="00463CAE" w:rsidRPr="00ED6624">
        <w:rPr>
          <w:rFonts w:ascii="Times New Roman" w:hAnsi="Times New Roman"/>
          <w:sz w:val="24"/>
          <w:szCs w:val="24"/>
        </w:rPr>
        <w:t>, electronically,</w:t>
      </w:r>
      <w:r w:rsidRPr="00ED6624">
        <w:rPr>
          <w:rFonts w:ascii="Times New Roman" w:hAnsi="Times New Roman"/>
          <w:sz w:val="24"/>
          <w:szCs w:val="24"/>
        </w:rPr>
        <w:t xml:space="preserve"> or sent by first class United States Postal Service mail</w:t>
      </w:r>
      <w:r w:rsidR="00370CA0" w:rsidRPr="00ED6624">
        <w:rPr>
          <w:rFonts w:ascii="Times New Roman" w:hAnsi="Times New Roman"/>
          <w:sz w:val="24"/>
          <w:szCs w:val="24"/>
        </w:rPr>
        <w:t>, postage prepaid, except that N</w:t>
      </w:r>
      <w:r w:rsidRPr="00ED6624">
        <w:rPr>
          <w:rFonts w:ascii="Times New Roman" w:hAnsi="Times New Roman"/>
          <w:sz w:val="24"/>
          <w:szCs w:val="24"/>
        </w:rPr>
        <w:t>otice of Default may be sent by certified mail, return receipt requested, or by Overnight Express Mail or by overnight commercial courier service, charges prepaid.  Notices so sent shall be effective three</w:t>
      </w:r>
      <w:r w:rsidR="00E910FF">
        <w:rPr>
          <w:rFonts w:ascii="Times New Roman" w:hAnsi="Times New Roman"/>
          <w:sz w:val="24"/>
          <w:szCs w:val="24"/>
        </w:rPr>
        <w:t> </w:t>
      </w:r>
      <w:r w:rsidRPr="00ED6624">
        <w:rPr>
          <w:rFonts w:ascii="Times New Roman" w:hAnsi="Times New Roman"/>
          <w:sz w:val="24"/>
          <w:szCs w:val="24"/>
        </w:rPr>
        <w:t xml:space="preserve">(3) days after mailing, if mailed by first class mail, and otherwise upon receipt at the address set forth </w:t>
      </w:r>
      <w:r w:rsidR="00370CA0" w:rsidRPr="00ED6624">
        <w:rPr>
          <w:rFonts w:ascii="Times New Roman" w:hAnsi="Times New Roman"/>
          <w:sz w:val="24"/>
          <w:szCs w:val="24"/>
        </w:rPr>
        <w:t>above</w:t>
      </w:r>
      <w:r w:rsidRPr="00ED6624">
        <w:rPr>
          <w:rFonts w:ascii="Times New Roman" w:hAnsi="Times New Roman"/>
          <w:sz w:val="24"/>
          <w:szCs w:val="24"/>
        </w:rPr>
        <w:t xml:space="preserve">; </w:t>
      </w:r>
      <w:r w:rsidRPr="00ED6624">
        <w:rPr>
          <w:rFonts w:ascii="Times New Roman" w:hAnsi="Times New Roman"/>
          <w:sz w:val="24"/>
          <w:szCs w:val="24"/>
          <w:u w:val="single"/>
        </w:rPr>
        <w:t>provided</w:t>
      </w:r>
      <w:r w:rsidRPr="00ED6624">
        <w:rPr>
          <w:rFonts w:ascii="Times New Roman" w:hAnsi="Times New Roman"/>
          <w:sz w:val="24"/>
          <w:szCs w:val="24"/>
        </w:rPr>
        <w:t xml:space="preserve">, </w:t>
      </w:r>
      <w:r w:rsidRPr="00ED6624">
        <w:rPr>
          <w:rFonts w:ascii="Times New Roman" w:hAnsi="Times New Roman"/>
          <w:sz w:val="24"/>
          <w:szCs w:val="24"/>
          <w:u w:val="single"/>
        </w:rPr>
        <w:t>however</w:t>
      </w:r>
      <w:r w:rsidRPr="00ED6624">
        <w:rPr>
          <w:rFonts w:ascii="Times New Roman" w:hAnsi="Times New Roman"/>
          <w:sz w:val="24"/>
          <w:szCs w:val="24"/>
        </w:rPr>
        <w:t xml:space="preserve">, that non-receipt of any communication as the result of any change of address of which the sending party was not notified or as the result of a refusal to accept delivery shall be deemed receipt of such communication.  For purposes of notice, the address of the parties are set forth in the heading of this Deed of Trust.  </w:t>
      </w:r>
      <w:r w:rsidRPr="00ED6624">
        <w:rPr>
          <w:rFonts w:ascii="Times New Roman" w:hAnsi="Times New Roman"/>
          <w:spacing w:val="-2"/>
          <w:sz w:val="24"/>
          <w:szCs w:val="24"/>
        </w:rPr>
        <w:t>Any party shall have the right to change its address for notice hereunder to any other location within the continental United States by the giving of thirty (30)</w:t>
      </w:r>
      <w:r w:rsidR="00E910FF">
        <w:rPr>
          <w:rFonts w:ascii="Times New Roman" w:hAnsi="Times New Roman"/>
          <w:spacing w:val="-2"/>
          <w:sz w:val="24"/>
          <w:szCs w:val="24"/>
        </w:rPr>
        <w:t> </w:t>
      </w:r>
      <w:proofErr w:type="spellStart"/>
      <w:r w:rsidRPr="00ED6624">
        <w:rPr>
          <w:rFonts w:ascii="Times New Roman" w:hAnsi="Times New Roman"/>
          <w:spacing w:val="-2"/>
          <w:sz w:val="24"/>
          <w:szCs w:val="24"/>
        </w:rPr>
        <w:t>days notice</w:t>
      </w:r>
      <w:proofErr w:type="spellEnd"/>
      <w:r w:rsidRPr="00ED6624">
        <w:rPr>
          <w:rFonts w:ascii="Times New Roman" w:hAnsi="Times New Roman"/>
          <w:spacing w:val="-2"/>
          <w:sz w:val="24"/>
          <w:szCs w:val="24"/>
        </w:rPr>
        <w:t xml:space="preserve"> to the other party in the manner set forth hereinabove.  </w:t>
      </w:r>
      <w:bookmarkStart w:id="39" w:name="_Hlk201923029"/>
    </w:p>
    <w:p w14:paraId="2B3E3A65" w14:textId="23244413" w:rsidR="00277D52" w:rsidRPr="00ED6624" w:rsidRDefault="00151734" w:rsidP="00277D52">
      <w:pPr>
        <w:pStyle w:val="Heading3"/>
        <w:spacing w:after="240"/>
        <w:ind w:left="0" w:firstLine="0"/>
        <w:jc w:val="both"/>
        <w:rPr>
          <w:rFonts w:ascii="Times New Roman" w:hAnsi="Times New Roman"/>
          <w:b/>
          <w:bCs/>
          <w:spacing w:val="-2"/>
          <w:sz w:val="24"/>
          <w:szCs w:val="24"/>
        </w:rPr>
      </w:pPr>
      <w:r w:rsidRPr="00ED6624">
        <w:rPr>
          <w:rFonts w:ascii="Times New Roman" w:hAnsi="Times New Roman"/>
          <w:b/>
          <w:bCs/>
          <w:spacing w:val="-2"/>
          <w:sz w:val="24"/>
          <w:szCs w:val="24"/>
        </w:rPr>
        <w:t xml:space="preserve">NOTICE TO BORROWERS </w:t>
      </w:r>
      <w:r w:rsidRPr="00ED6624">
        <w:rPr>
          <w:rFonts w:ascii="Times New Roman" w:hAnsi="Times New Roman"/>
          <w:b/>
          <w:bCs/>
          <w:i/>
          <w:iCs/>
          <w:spacing w:val="-2"/>
          <w:sz w:val="24"/>
          <w:szCs w:val="24"/>
        </w:rPr>
        <w:t>FOR LOANS SECURED BY RESIDENTIAL, 1-4 UNIT PROPERTIES ONLY</w:t>
      </w:r>
      <w:r w:rsidRPr="00ED6624">
        <w:rPr>
          <w:rFonts w:ascii="Times New Roman" w:hAnsi="Times New Roman"/>
          <w:b/>
          <w:bCs/>
          <w:spacing w:val="-2"/>
          <w:sz w:val="24"/>
          <w:szCs w:val="24"/>
        </w:rPr>
        <w:t>: You have the right under California Civil Code Section</w:t>
      </w:r>
      <w:r w:rsidR="00E910FF">
        <w:rPr>
          <w:rFonts w:ascii="Times New Roman" w:hAnsi="Times New Roman"/>
          <w:b/>
          <w:bCs/>
          <w:spacing w:val="-2"/>
          <w:sz w:val="24"/>
          <w:szCs w:val="24"/>
        </w:rPr>
        <w:t> </w:t>
      </w:r>
      <w:r w:rsidRPr="00ED6624">
        <w:rPr>
          <w:rFonts w:ascii="Times New Roman" w:hAnsi="Times New Roman"/>
          <w:b/>
          <w:bCs/>
          <w:spacing w:val="-2"/>
          <w:sz w:val="24"/>
          <w:szCs w:val="24"/>
        </w:rPr>
        <w:t>2932.2 to have a third party, such as a family member, HUD-certified counselor or attorney, record a request to receive copies of any notice of default and notice of sale.</w:t>
      </w:r>
      <w:bookmarkEnd w:id="39"/>
    </w:p>
    <w:p w14:paraId="4418A88C" w14:textId="3D7777DD" w:rsidR="002B4AF7" w:rsidRPr="00ED6624" w:rsidRDefault="002B4AF7" w:rsidP="00277D52">
      <w:pPr>
        <w:pStyle w:val="Heading3"/>
        <w:ind w:left="0" w:firstLine="0"/>
        <w:jc w:val="both"/>
        <w:rPr>
          <w:rFonts w:ascii="Times New Roman" w:hAnsi="Times New Roman"/>
          <w:b/>
          <w:sz w:val="24"/>
          <w:szCs w:val="24"/>
        </w:rPr>
      </w:pPr>
      <w:r w:rsidRPr="00ED6624">
        <w:rPr>
          <w:rFonts w:ascii="Times New Roman" w:hAnsi="Times New Roman"/>
          <w:spacing w:val="-2"/>
          <w:sz w:val="24"/>
          <w:szCs w:val="24"/>
        </w:rPr>
        <w:lastRenderedPageBreak/>
        <w:t xml:space="preserve">IN WITNESS WHEREOF, Trustor has executed this Deed of Trust as of the </w:t>
      </w:r>
      <w:r w:rsidR="00EC3EF9" w:rsidRPr="00ED6624">
        <w:rPr>
          <w:rFonts w:ascii="Times New Roman" w:hAnsi="Times New Roman"/>
          <w:spacing w:val="-2"/>
          <w:sz w:val="24"/>
          <w:szCs w:val="24"/>
        </w:rPr>
        <w:t>date</w:t>
      </w:r>
      <w:r w:rsidRPr="00ED6624">
        <w:rPr>
          <w:rFonts w:ascii="Times New Roman" w:hAnsi="Times New Roman"/>
          <w:spacing w:val="-2"/>
          <w:sz w:val="24"/>
          <w:szCs w:val="24"/>
        </w:rPr>
        <w:t xml:space="preserve"> set forth above.</w:t>
      </w:r>
    </w:p>
    <w:p w14:paraId="55F739A3" w14:textId="77777777" w:rsidR="00A276CE" w:rsidRPr="00ED6624" w:rsidRDefault="00A276CE" w:rsidP="00277D52">
      <w:pPr>
        <w:jc w:val="both"/>
      </w:pPr>
    </w:p>
    <w:p w14:paraId="0C214587" w14:textId="77777777" w:rsidR="00A276CE" w:rsidRPr="00ED6624" w:rsidRDefault="00A276CE" w:rsidP="00277D52">
      <w:pPr>
        <w:jc w:val="both"/>
      </w:pPr>
    </w:p>
    <w:p w14:paraId="4418A88E" w14:textId="38C4A471" w:rsidR="00541840" w:rsidRPr="00ED6624" w:rsidRDefault="00541840" w:rsidP="002B4AF7">
      <w:pPr>
        <w:jc w:val="both"/>
      </w:pPr>
    </w:p>
    <w:p w14:paraId="0F7DF445" w14:textId="6BA51A9B" w:rsidR="0094152C" w:rsidRPr="00ED6624" w:rsidRDefault="0094152C" w:rsidP="00513E0E">
      <w:pPr>
        <w:pStyle w:val="BodyText"/>
        <w:spacing w:line="240" w:lineRule="auto"/>
        <w:ind w:left="5760"/>
        <w:jc w:val="left"/>
        <w:rPr>
          <w:i/>
          <w:iCs/>
        </w:rPr>
      </w:pPr>
      <w:r w:rsidRPr="00ED6624">
        <w:rPr>
          <w:i/>
          <w:iCs/>
        </w:rPr>
        <w:t>{BORROWER VESTING}</w:t>
      </w:r>
    </w:p>
    <w:p w14:paraId="2246A28D" w14:textId="77777777" w:rsidR="00277D52" w:rsidRPr="00ED6624" w:rsidRDefault="00277D52" w:rsidP="00277D52">
      <w:pPr>
        <w:pStyle w:val="BodyText"/>
        <w:spacing w:line="240" w:lineRule="auto"/>
        <w:ind w:left="5760"/>
        <w:rPr>
          <w:i/>
          <w:iCs/>
        </w:rPr>
      </w:pPr>
    </w:p>
    <w:p w14:paraId="6D0C4BC0" w14:textId="77777777" w:rsidR="00277D52" w:rsidRPr="00ED6624" w:rsidRDefault="00277D52" w:rsidP="00277D52">
      <w:pPr>
        <w:pStyle w:val="BodyText"/>
        <w:spacing w:line="240" w:lineRule="auto"/>
        <w:ind w:left="5760"/>
        <w:rPr>
          <w:i/>
          <w:iCs/>
        </w:rPr>
      </w:pPr>
    </w:p>
    <w:p w14:paraId="539936B3" w14:textId="77777777" w:rsidR="00277D52" w:rsidRPr="00ED6624" w:rsidRDefault="00277D52" w:rsidP="00277D52">
      <w:pPr>
        <w:pStyle w:val="BodyText"/>
        <w:spacing w:line="240" w:lineRule="auto"/>
        <w:ind w:left="5760"/>
        <w:rPr>
          <w:i/>
          <w:iCs/>
        </w:rPr>
      </w:pPr>
    </w:p>
    <w:p w14:paraId="7EF33458" w14:textId="5694688E" w:rsidR="00277D52" w:rsidRPr="00ED6624" w:rsidRDefault="0094152C" w:rsidP="00277D52">
      <w:pPr>
        <w:pStyle w:val="BodyText"/>
        <w:spacing w:line="240" w:lineRule="auto"/>
        <w:ind w:left="5040" w:firstLine="720"/>
      </w:pPr>
      <w:r w:rsidRPr="00ED6624">
        <w:t>By________________________________</w:t>
      </w:r>
      <w:r w:rsidR="00277D52" w:rsidRPr="00ED6624">
        <w:t>___</w:t>
      </w:r>
    </w:p>
    <w:p w14:paraId="2A60117D" w14:textId="3697F733" w:rsidR="0044246E" w:rsidRPr="00ED6624" w:rsidRDefault="0094152C" w:rsidP="00277D52">
      <w:pPr>
        <w:pStyle w:val="BodyText"/>
        <w:spacing w:line="240" w:lineRule="auto"/>
        <w:ind w:left="6030" w:right="540"/>
        <w:jc w:val="center"/>
      </w:pPr>
      <w:r w:rsidRPr="00ED6624">
        <w:rPr>
          <w:i/>
          <w:iCs/>
        </w:rPr>
        <w:t>{BORROWER SIGNATORY, TITLE}</w:t>
      </w:r>
    </w:p>
    <w:p w14:paraId="4418A8A1" w14:textId="3959933A" w:rsidR="00F176CA" w:rsidRPr="00ED6624" w:rsidRDefault="00EA77C9" w:rsidP="00242A70">
      <w:pPr>
        <w:rPr>
          <w:noProof/>
        </w:rPr>
      </w:pPr>
      <w:r w:rsidRPr="00ED6624">
        <w:rPr>
          <w:noProof/>
        </w:rPr>
        <w:br w:type="page"/>
      </w:r>
    </w:p>
    <w:p w14:paraId="7A442C74" w14:textId="2144B646" w:rsidR="0034046E" w:rsidRPr="00ED6624" w:rsidRDefault="001D2343" w:rsidP="0034046E">
      <w:pPr>
        <w:pStyle w:val="BodyText"/>
        <w:spacing w:line="240" w:lineRule="auto"/>
        <w:rPr>
          <w:noProof/>
        </w:rPr>
      </w:pPr>
      <w:r>
        <w:rPr>
          <w:noProof/>
          <w:spacing w:val="-3"/>
        </w:rPr>
        <w:lastRenderedPageBreak/>
        <mc:AlternateContent>
          <mc:Choice Requires="wps">
            <w:drawing>
              <wp:anchor distT="0" distB="0" distL="114300" distR="114300" simplePos="0" relativeHeight="251660288" behindDoc="0" locked="0" layoutInCell="1" allowOverlap="1" wp14:anchorId="3769617B" wp14:editId="7ABE2406">
                <wp:simplePos x="0" y="0"/>
                <wp:positionH relativeFrom="column">
                  <wp:posOffset>7495</wp:posOffset>
                </wp:positionH>
                <wp:positionV relativeFrom="paragraph">
                  <wp:posOffset>79573</wp:posOffset>
                </wp:positionV>
                <wp:extent cx="3800007" cy="851535"/>
                <wp:effectExtent l="0" t="0" r="10160" b="12065"/>
                <wp:wrapNone/>
                <wp:docPr id="1251616137" name="Text Box 2"/>
                <wp:cNvGraphicFramePr/>
                <a:graphic xmlns:a="http://schemas.openxmlformats.org/drawingml/2006/main">
                  <a:graphicData uri="http://schemas.microsoft.com/office/word/2010/wordprocessingShape">
                    <wps:wsp>
                      <wps:cNvSpPr txBox="1"/>
                      <wps:spPr>
                        <a:xfrm>
                          <a:off x="0" y="0"/>
                          <a:ext cx="3800007" cy="851535"/>
                        </a:xfrm>
                        <a:prstGeom prst="rect">
                          <a:avLst/>
                        </a:prstGeom>
                        <a:solidFill>
                          <a:schemeClr val="lt1"/>
                        </a:solidFill>
                        <a:ln w="6350">
                          <a:solidFill>
                            <a:prstClr val="black"/>
                          </a:solidFill>
                        </a:ln>
                      </wps:spPr>
                      <wps:txbx>
                        <w:txbxContent>
                          <w:p w14:paraId="2133F709" w14:textId="38D3101B" w:rsidR="00561A30" w:rsidRDefault="00561A30">
                            <w:r>
                              <w:t>A notary public of other officer completing this certificate verifies only the identity of the individual who signed the document to which this certificate is attached, and not the truthfulness, accuracy, or validity of that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769617B" id="_x0000_t202" coordsize="21600,21600" o:spt="202" path="m,l,21600r21600,l21600,xe">
                <v:stroke joinstyle="miter"/>
                <v:path gradientshapeok="t" o:connecttype="rect"/>
              </v:shapetype>
              <v:shape id="Text Box 2" o:spid="_x0000_s1026" type="#_x0000_t202" style="position:absolute;left:0;text-align:left;margin-left:.6pt;margin-top:6.25pt;width:299.2pt;height:67.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" fillcolor="white [3201]" strokeweight=".5pt">
                <v:textbox>
                  <w:txbxContent>
                    <w:p w14:paraId="2133F709" w14:textId="38D3101B" w:rsidR="00561A30" w:rsidRDefault="00561A30">
                      <w:r>
                        <w:t>A notary public of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758C2F84" w14:textId="402D3485" w:rsidR="0034046E" w:rsidRDefault="0034046E" w:rsidP="00561A30">
      <w:pPr>
        <w:pStyle w:val="BodyText"/>
        <w:spacing w:line="240" w:lineRule="auto"/>
        <w:rPr>
          <w:noProof/>
        </w:rPr>
      </w:pPr>
    </w:p>
    <w:p w14:paraId="1F9B2342" w14:textId="3CCFFB34" w:rsidR="00561A30" w:rsidRPr="00ED6624" w:rsidRDefault="00561A30" w:rsidP="00561A30">
      <w:pPr>
        <w:pStyle w:val="BodyText"/>
        <w:spacing w:line="240" w:lineRule="auto"/>
        <w:rPr>
          <w:noProof/>
        </w:rPr>
      </w:pPr>
    </w:p>
    <w:p w14:paraId="0E631AE0" w14:textId="3BA4664C" w:rsidR="0034046E" w:rsidRDefault="0034046E" w:rsidP="0044246E">
      <w:pPr>
        <w:tabs>
          <w:tab w:val="left" w:pos="3139"/>
          <w:tab w:val="left" w:pos="3240"/>
          <w:tab w:val="left" w:pos="3427"/>
          <w:tab w:val="left" w:pos="3600"/>
        </w:tabs>
        <w:rPr>
          <w:spacing w:val="-3"/>
        </w:rPr>
      </w:pPr>
    </w:p>
    <w:p w14:paraId="3CAAFF52" w14:textId="77777777" w:rsidR="00561A30" w:rsidRPr="00ED6624" w:rsidRDefault="00561A30" w:rsidP="0044246E">
      <w:pPr>
        <w:tabs>
          <w:tab w:val="left" w:pos="3139"/>
          <w:tab w:val="left" w:pos="3240"/>
          <w:tab w:val="left" w:pos="3427"/>
          <w:tab w:val="left" w:pos="3600"/>
        </w:tabs>
        <w:rPr>
          <w:spacing w:val="-3"/>
        </w:rPr>
      </w:pPr>
    </w:p>
    <w:p w14:paraId="713D26B0" w14:textId="77777777" w:rsidR="001D2343" w:rsidRDefault="001D2343" w:rsidP="0044246E">
      <w:pPr>
        <w:tabs>
          <w:tab w:val="left" w:pos="3139"/>
          <w:tab w:val="left" w:pos="3240"/>
          <w:tab w:val="left" w:pos="3427"/>
          <w:tab w:val="left" w:pos="3600"/>
        </w:tabs>
        <w:rPr>
          <w:spacing w:val="-3"/>
        </w:rPr>
      </w:pPr>
    </w:p>
    <w:p w14:paraId="364128D1" w14:textId="77777777" w:rsidR="001D2343" w:rsidRDefault="001D2343" w:rsidP="0044246E">
      <w:pPr>
        <w:tabs>
          <w:tab w:val="left" w:pos="3139"/>
          <w:tab w:val="left" w:pos="3240"/>
          <w:tab w:val="left" w:pos="3427"/>
          <w:tab w:val="left" w:pos="3600"/>
        </w:tabs>
        <w:rPr>
          <w:spacing w:val="-3"/>
        </w:rPr>
      </w:pPr>
    </w:p>
    <w:p w14:paraId="4418A8A7" w14:textId="680EE7A9" w:rsidR="0044246E" w:rsidRPr="00ED6624" w:rsidRDefault="0044246E" w:rsidP="0044246E">
      <w:pPr>
        <w:tabs>
          <w:tab w:val="left" w:pos="3139"/>
          <w:tab w:val="left" w:pos="3240"/>
          <w:tab w:val="left" w:pos="3427"/>
          <w:tab w:val="left" w:pos="3600"/>
        </w:tabs>
        <w:rPr>
          <w:spacing w:val="-3"/>
        </w:rPr>
      </w:pPr>
      <w:r w:rsidRPr="00ED6624">
        <w:rPr>
          <w:spacing w:val="-3"/>
        </w:rPr>
        <w:t xml:space="preserve">STATE OF </w:t>
      </w:r>
      <w:r w:rsidR="003E3B9E" w:rsidRPr="00ED6624">
        <w:rPr>
          <w:spacing w:val="-3"/>
        </w:rPr>
        <w:t>CALIFORNIA</w:t>
      </w:r>
    </w:p>
    <w:p w14:paraId="4418A8A9" w14:textId="3AB7474F" w:rsidR="0044246E" w:rsidRPr="00ED6624" w:rsidRDefault="0044246E" w:rsidP="0044246E">
      <w:pPr>
        <w:tabs>
          <w:tab w:val="left" w:pos="3139"/>
          <w:tab w:val="left" w:pos="3240"/>
        </w:tabs>
        <w:rPr>
          <w:spacing w:val="-3"/>
        </w:rPr>
      </w:pPr>
      <w:r w:rsidRPr="00ED6624">
        <w:rPr>
          <w:spacing w:val="-3"/>
        </w:rPr>
        <w:t xml:space="preserve">COUNTY OF </w:t>
      </w:r>
      <w:r w:rsidR="00F56961" w:rsidRPr="00ED6624">
        <w:rPr>
          <w:spacing w:val="-3"/>
        </w:rPr>
        <w:t>______________</w:t>
      </w:r>
      <w:r w:rsidR="003E3B9E" w:rsidRPr="00ED6624">
        <w:rPr>
          <w:spacing w:val="-3"/>
        </w:rPr>
        <w:t>__</w:t>
      </w:r>
    </w:p>
    <w:p w14:paraId="4418A8AA" w14:textId="2CF4B502" w:rsidR="0044246E" w:rsidRPr="00ED6624" w:rsidRDefault="0044246E" w:rsidP="00D65012">
      <w:pPr>
        <w:rPr>
          <w:spacing w:val="-3"/>
        </w:rPr>
      </w:pPr>
    </w:p>
    <w:p w14:paraId="07A494E0" w14:textId="4EB1009B" w:rsidR="003E3B9E" w:rsidRPr="00ED6624" w:rsidRDefault="0044246E" w:rsidP="00F56961">
      <w:pPr>
        <w:spacing w:line="276" w:lineRule="auto"/>
        <w:jc w:val="both"/>
        <w:rPr>
          <w:spacing w:val="-3"/>
        </w:rPr>
      </w:pPr>
      <w:r w:rsidRPr="00ED6624">
        <w:rPr>
          <w:spacing w:val="-3"/>
        </w:rPr>
        <w:t>On _________________________ before me,</w:t>
      </w:r>
      <w:r w:rsidR="003E3B9E" w:rsidRPr="00ED6624">
        <w:rPr>
          <w:spacing w:val="-3"/>
        </w:rPr>
        <w:t xml:space="preserve"> </w:t>
      </w:r>
      <w:r w:rsidRPr="00ED6624">
        <w:rPr>
          <w:spacing w:val="-3"/>
        </w:rPr>
        <w:t>_________________________</w:t>
      </w:r>
      <w:r w:rsidR="003E3B9E" w:rsidRPr="00ED6624">
        <w:rPr>
          <w:spacing w:val="-3"/>
        </w:rPr>
        <w:t>______________________</w:t>
      </w:r>
      <w:r w:rsidRPr="00ED6624">
        <w:rPr>
          <w:spacing w:val="-3"/>
        </w:rPr>
        <w:t xml:space="preserve">_____, </w:t>
      </w:r>
    </w:p>
    <w:p w14:paraId="48ACCC8E" w14:textId="15247189" w:rsidR="003E3B9E" w:rsidRPr="00ED6624" w:rsidRDefault="00D65012" w:rsidP="00D65012">
      <w:pPr>
        <w:jc w:val="both"/>
        <w:rPr>
          <w:spacing w:val="-3"/>
          <w:vertAlign w:val="superscript"/>
        </w:rPr>
      </w:pPr>
      <w:r w:rsidRPr="00ED6624">
        <w:rPr>
          <w:spacing w:val="-3"/>
        </w:rPr>
        <w:tab/>
      </w:r>
      <w:r w:rsidR="003E3B9E" w:rsidRPr="00ED6624">
        <w:rPr>
          <w:spacing w:val="-3"/>
        </w:rPr>
        <w:tab/>
      </w:r>
      <w:r w:rsidR="003E3B9E" w:rsidRPr="00ED6624">
        <w:rPr>
          <w:spacing w:val="-3"/>
        </w:rPr>
        <w:tab/>
      </w:r>
      <w:r w:rsidR="003E3B9E" w:rsidRPr="00ED6624">
        <w:rPr>
          <w:spacing w:val="-3"/>
        </w:rPr>
        <w:tab/>
      </w:r>
      <w:r w:rsidR="003E3B9E" w:rsidRPr="00ED6624">
        <w:rPr>
          <w:spacing w:val="-3"/>
        </w:rPr>
        <w:tab/>
      </w:r>
      <w:r w:rsidR="003E3B9E" w:rsidRPr="00ED6624">
        <w:rPr>
          <w:spacing w:val="-3"/>
        </w:rPr>
        <w:tab/>
      </w:r>
      <w:r w:rsidR="003E3B9E" w:rsidRPr="00ED6624">
        <w:rPr>
          <w:spacing w:val="-3"/>
        </w:rPr>
        <w:tab/>
      </w:r>
      <w:r w:rsidR="003E3B9E" w:rsidRPr="00ED6624">
        <w:rPr>
          <w:spacing w:val="-3"/>
          <w:sz w:val="28"/>
          <w:vertAlign w:val="superscript"/>
        </w:rPr>
        <w:t>(insert name and title of the officer)</w:t>
      </w:r>
    </w:p>
    <w:p w14:paraId="4418A8AB" w14:textId="0AE258C3" w:rsidR="0044246E" w:rsidRPr="00ED6624" w:rsidRDefault="0044246E" w:rsidP="00F56961">
      <w:pPr>
        <w:spacing w:line="276" w:lineRule="auto"/>
        <w:jc w:val="both"/>
        <w:rPr>
          <w:spacing w:val="-3"/>
        </w:rPr>
      </w:pPr>
      <w:r w:rsidRPr="00ED6624">
        <w:rPr>
          <w:spacing w:val="-3"/>
        </w:rPr>
        <w:t xml:space="preserve">personally appeared </w:t>
      </w:r>
      <w:r w:rsidR="00F56961" w:rsidRPr="00ED6624">
        <w:rPr>
          <w:spacing w:val="-3"/>
        </w:rPr>
        <w:t>_________</w:t>
      </w:r>
      <w:r w:rsidR="003E3B9E" w:rsidRPr="00ED6624">
        <w:rPr>
          <w:spacing w:val="-3"/>
        </w:rPr>
        <w:t>__</w:t>
      </w:r>
      <w:r w:rsidR="00F56961" w:rsidRPr="00ED6624">
        <w:rPr>
          <w:spacing w:val="-3"/>
        </w:rPr>
        <w:t>________</w:t>
      </w:r>
      <w:r w:rsidR="003E3B9E" w:rsidRPr="00ED6624">
        <w:rPr>
          <w:spacing w:val="-3"/>
        </w:rPr>
        <w:t>________________________</w:t>
      </w:r>
      <w:r w:rsidR="00F56961" w:rsidRPr="00ED6624">
        <w:rPr>
          <w:spacing w:val="-3"/>
        </w:rPr>
        <w:t>___________</w:t>
      </w:r>
      <w:r w:rsidR="00D86691" w:rsidRPr="00ED6624">
        <w:rPr>
          <w:spacing w:val="-3"/>
        </w:rPr>
        <w:t>,</w:t>
      </w:r>
      <w:r w:rsidRPr="00ED6624">
        <w:rPr>
          <w:spacing w:val="-3"/>
        </w:rPr>
        <w:t xml:space="preserve"> who proved to me on the basis of satisfactory evidence to be the person</w:t>
      </w:r>
      <w:r w:rsidR="003E3B9E" w:rsidRPr="00ED6624">
        <w:rPr>
          <w:spacing w:val="-3"/>
        </w:rPr>
        <w:t>(s)</w:t>
      </w:r>
      <w:r w:rsidRPr="00ED6624">
        <w:rPr>
          <w:spacing w:val="-3"/>
        </w:rPr>
        <w:t xml:space="preserve"> whose name</w:t>
      </w:r>
      <w:r w:rsidR="003E3B9E" w:rsidRPr="00ED6624">
        <w:rPr>
          <w:spacing w:val="-3"/>
        </w:rPr>
        <w:t>(s)</w:t>
      </w:r>
      <w:r w:rsidRPr="00ED6624">
        <w:rPr>
          <w:spacing w:val="-3"/>
        </w:rPr>
        <w:t xml:space="preserve"> is</w:t>
      </w:r>
      <w:r w:rsidR="003E3B9E" w:rsidRPr="00ED6624">
        <w:rPr>
          <w:spacing w:val="-3"/>
        </w:rPr>
        <w:t>/are</w:t>
      </w:r>
      <w:r w:rsidRPr="00ED6624">
        <w:rPr>
          <w:spacing w:val="-3"/>
        </w:rPr>
        <w:t xml:space="preserve"> subs</w:t>
      </w:r>
      <w:r w:rsidR="003E3B9E" w:rsidRPr="00ED6624">
        <w:rPr>
          <w:spacing w:val="-3"/>
        </w:rPr>
        <w:t>cribed to the within instrument</w:t>
      </w:r>
      <w:r w:rsidRPr="00ED6624">
        <w:rPr>
          <w:spacing w:val="-3"/>
        </w:rPr>
        <w:t xml:space="preserve"> and acknowledged to me that </w:t>
      </w:r>
      <w:r w:rsidR="00D86691" w:rsidRPr="00ED6624">
        <w:rPr>
          <w:spacing w:val="-3"/>
        </w:rPr>
        <w:t>he</w:t>
      </w:r>
      <w:r w:rsidR="00F56961" w:rsidRPr="00ED6624">
        <w:rPr>
          <w:spacing w:val="-3"/>
        </w:rPr>
        <w:t>/she</w:t>
      </w:r>
      <w:r w:rsidR="003E3B9E" w:rsidRPr="00ED6624">
        <w:rPr>
          <w:spacing w:val="-3"/>
        </w:rPr>
        <w:t>/they</w:t>
      </w:r>
      <w:r w:rsidRPr="00ED6624">
        <w:rPr>
          <w:spacing w:val="-3"/>
        </w:rPr>
        <w:t xml:space="preserve"> executed the same in </w:t>
      </w:r>
      <w:r w:rsidR="00D86691" w:rsidRPr="00ED6624">
        <w:rPr>
          <w:spacing w:val="-3"/>
        </w:rPr>
        <w:t>his</w:t>
      </w:r>
      <w:r w:rsidR="00F56961" w:rsidRPr="00ED6624">
        <w:rPr>
          <w:spacing w:val="-3"/>
        </w:rPr>
        <w:t>/her</w:t>
      </w:r>
      <w:r w:rsidR="003E3B9E" w:rsidRPr="00ED6624">
        <w:rPr>
          <w:spacing w:val="-3"/>
        </w:rPr>
        <w:t>/their</w:t>
      </w:r>
      <w:r w:rsidRPr="00ED6624">
        <w:rPr>
          <w:spacing w:val="-3"/>
        </w:rPr>
        <w:t xml:space="preserve"> authorized capacity</w:t>
      </w:r>
      <w:r w:rsidR="003E3B9E" w:rsidRPr="00ED6624">
        <w:rPr>
          <w:spacing w:val="-3"/>
        </w:rPr>
        <w:t>(</w:t>
      </w:r>
      <w:proofErr w:type="spellStart"/>
      <w:r w:rsidR="003E3B9E" w:rsidRPr="00ED6624">
        <w:rPr>
          <w:spacing w:val="-3"/>
        </w:rPr>
        <w:t>ies</w:t>
      </w:r>
      <w:proofErr w:type="spellEnd"/>
      <w:r w:rsidR="003E3B9E" w:rsidRPr="00ED6624">
        <w:rPr>
          <w:spacing w:val="-3"/>
        </w:rPr>
        <w:t>)</w:t>
      </w:r>
      <w:r w:rsidRPr="00ED6624">
        <w:rPr>
          <w:spacing w:val="-3"/>
        </w:rPr>
        <w:t xml:space="preserve">, and that by </w:t>
      </w:r>
      <w:r w:rsidR="00D86691" w:rsidRPr="00ED6624">
        <w:rPr>
          <w:spacing w:val="-3"/>
        </w:rPr>
        <w:t>his</w:t>
      </w:r>
      <w:r w:rsidR="00F56961" w:rsidRPr="00ED6624">
        <w:rPr>
          <w:spacing w:val="-3"/>
        </w:rPr>
        <w:t>/her</w:t>
      </w:r>
      <w:r w:rsidR="003E3B9E" w:rsidRPr="00ED6624">
        <w:rPr>
          <w:spacing w:val="-3"/>
        </w:rPr>
        <w:t>/their</w:t>
      </w:r>
      <w:r w:rsidRPr="00ED6624">
        <w:rPr>
          <w:spacing w:val="-3"/>
        </w:rPr>
        <w:t xml:space="preserve"> signature</w:t>
      </w:r>
      <w:r w:rsidR="003E3B9E" w:rsidRPr="00ED6624">
        <w:rPr>
          <w:spacing w:val="-3"/>
        </w:rPr>
        <w:t>(s) on the instrument</w:t>
      </w:r>
      <w:r w:rsidRPr="00ED6624">
        <w:rPr>
          <w:spacing w:val="-3"/>
        </w:rPr>
        <w:t xml:space="preserve"> the person</w:t>
      </w:r>
      <w:r w:rsidR="003E3B9E" w:rsidRPr="00ED6624">
        <w:rPr>
          <w:spacing w:val="-3"/>
        </w:rPr>
        <w:t>(s)</w:t>
      </w:r>
      <w:r w:rsidRPr="00ED6624">
        <w:rPr>
          <w:spacing w:val="-3"/>
        </w:rPr>
        <w:t>, or the entity upon behalf of which the person</w:t>
      </w:r>
      <w:r w:rsidR="003E3B9E" w:rsidRPr="00ED6624">
        <w:rPr>
          <w:spacing w:val="-3"/>
        </w:rPr>
        <w:t>(s)</w:t>
      </w:r>
      <w:r w:rsidRPr="00ED6624">
        <w:rPr>
          <w:spacing w:val="-3"/>
        </w:rPr>
        <w:t xml:space="preserve"> acted, executed the instrument.</w:t>
      </w:r>
    </w:p>
    <w:p w14:paraId="4418A8AC" w14:textId="5F7AF9CC" w:rsidR="0044246E" w:rsidRPr="00ED6624" w:rsidRDefault="0044246E" w:rsidP="00D65012">
      <w:pPr>
        <w:jc w:val="both"/>
        <w:rPr>
          <w:spacing w:val="-3"/>
        </w:rPr>
      </w:pPr>
    </w:p>
    <w:p w14:paraId="4418A8AD" w14:textId="1DAAEAE4" w:rsidR="0044246E" w:rsidRPr="00ED6624" w:rsidRDefault="0044246E" w:rsidP="00F56961">
      <w:pPr>
        <w:spacing w:line="276" w:lineRule="auto"/>
        <w:jc w:val="both"/>
        <w:rPr>
          <w:spacing w:val="-3"/>
        </w:rPr>
      </w:pPr>
      <w:r w:rsidRPr="00ED6624">
        <w:rPr>
          <w:spacing w:val="-3"/>
        </w:rPr>
        <w:t xml:space="preserve">I certify under </w:t>
      </w:r>
      <w:r w:rsidR="003E3B9E" w:rsidRPr="00ED6624">
        <w:rPr>
          <w:spacing w:val="-3"/>
        </w:rPr>
        <w:t>PENALTY OF PERJURY</w:t>
      </w:r>
      <w:r w:rsidRPr="00ED6624">
        <w:rPr>
          <w:spacing w:val="-3"/>
        </w:rPr>
        <w:t xml:space="preserve"> under the laws of the State of California that the foregoing paragraph is true and correct.</w:t>
      </w:r>
    </w:p>
    <w:p w14:paraId="4418A8AE" w14:textId="51965CA5" w:rsidR="0044246E" w:rsidRPr="00ED6624" w:rsidRDefault="0044246E" w:rsidP="00D65012">
      <w:pPr>
        <w:jc w:val="both"/>
        <w:rPr>
          <w:spacing w:val="-3"/>
        </w:rPr>
      </w:pPr>
    </w:p>
    <w:p w14:paraId="4418A8AF" w14:textId="77777777" w:rsidR="0044246E" w:rsidRPr="00ED6624" w:rsidRDefault="0044246E" w:rsidP="0044246E">
      <w:pPr>
        <w:rPr>
          <w:spacing w:val="-3"/>
        </w:rPr>
      </w:pPr>
      <w:r w:rsidRPr="00ED6624">
        <w:rPr>
          <w:spacing w:val="-3"/>
        </w:rPr>
        <w:t>WITNESS my hand and official seal.</w:t>
      </w:r>
    </w:p>
    <w:p w14:paraId="4418A8B0" w14:textId="6CAE431E" w:rsidR="0044246E" w:rsidRPr="00ED6624" w:rsidRDefault="0044246E" w:rsidP="0044246E">
      <w:pPr>
        <w:rPr>
          <w:spacing w:val="-3"/>
        </w:rPr>
      </w:pPr>
    </w:p>
    <w:p w14:paraId="4418A8B1" w14:textId="67D8A1D3" w:rsidR="0044246E" w:rsidRPr="00ED6624" w:rsidRDefault="0044246E" w:rsidP="0044246E">
      <w:pPr>
        <w:rPr>
          <w:spacing w:val="-3"/>
        </w:rPr>
      </w:pPr>
    </w:p>
    <w:p w14:paraId="3D9935DE" w14:textId="6EB709E9" w:rsidR="00D65012" w:rsidRPr="00ED6624" w:rsidRDefault="003E3B9E" w:rsidP="003E3B9E">
      <w:pPr>
        <w:rPr>
          <w:b/>
          <w:spacing w:val="-3"/>
        </w:rPr>
      </w:pPr>
      <w:r w:rsidRPr="00ED6624">
        <w:rPr>
          <w:spacing w:val="-3"/>
        </w:rPr>
        <w:t>Signature</w:t>
      </w:r>
      <w:r w:rsidR="0044246E" w:rsidRPr="00ED6624">
        <w:rPr>
          <w:spacing w:val="-3"/>
        </w:rPr>
        <w:t>___</w:t>
      </w:r>
      <w:r w:rsidRPr="00ED6624">
        <w:rPr>
          <w:spacing w:val="-3"/>
        </w:rPr>
        <w:t>_______________________________</w:t>
      </w:r>
      <w:r w:rsidRPr="00ED6624">
        <w:rPr>
          <w:spacing w:val="-3"/>
        </w:rPr>
        <w:tab/>
      </w:r>
      <w:r w:rsidRPr="00ED6624">
        <w:rPr>
          <w:spacing w:val="-3"/>
        </w:rPr>
        <w:tab/>
      </w:r>
      <w:r w:rsidRPr="00ED6624">
        <w:rPr>
          <w:b/>
          <w:spacing w:val="-3"/>
        </w:rPr>
        <w:t>(Seal)</w:t>
      </w:r>
    </w:p>
    <w:sectPr w:rsidR="00D65012" w:rsidRPr="00ED6624" w:rsidSect="001D231D">
      <w:headerReference w:type="even" r:id="rId11"/>
      <w:headerReference w:type="default" r:id="rId12"/>
      <w:footerReference w:type="even" r:id="rId13"/>
      <w:footerReference w:type="default" r:id="rId14"/>
      <w:headerReference w:type="first" r:id="rId15"/>
      <w:footerReference w:type="first" r:id="rId16"/>
      <w:pgSz w:w="12240" w:h="15840"/>
      <w:pgMar w:top="605"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DE09" w14:textId="77777777" w:rsidR="00A84CA9" w:rsidRDefault="00A84CA9">
      <w:r>
        <w:separator/>
      </w:r>
    </w:p>
  </w:endnote>
  <w:endnote w:type="continuationSeparator" w:id="0">
    <w:p w14:paraId="1B201B10" w14:textId="77777777" w:rsidR="00A84CA9" w:rsidRDefault="00A84CA9">
      <w:r>
        <w:continuationSeparator/>
      </w:r>
    </w:p>
  </w:endnote>
  <w:endnote w:type="continuationNotice" w:id="1">
    <w:p w14:paraId="525CF154" w14:textId="77777777" w:rsidR="00A84CA9" w:rsidRDefault="00A84C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FF" w:usb1="C0007841"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A8B9" w14:textId="77777777" w:rsidR="00622F28" w:rsidRDefault="005F63F2">
    <w:pPr>
      <w:pStyle w:val="Footer"/>
      <w:framePr w:wrap="around" w:vAnchor="text" w:hAnchor="margin" w:xAlign="center" w:y="1"/>
      <w:rPr>
        <w:rStyle w:val="PageNumber"/>
      </w:rPr>
    </w:pPr>
    <w:r>
      <w:rPr>
        <w:rStyle w:val="PageNumber"/>
      </w:rPr>
      <w:fldChar w:fldCharType="begin"/>
    </w:r>
    <w:r w:rsidR="00622F28">
      <w:rPr>
        <w:rStyle w:val="PageNumber"/>
      </w:rPr>
      <w:instrText xml:space="preserve">PAGE  </w:instrText>
    </w:r>
    <w:r>
      <w:rPr>
        <w:rStyle w:val="PageNumber"/>
      </w:rPr>
      <w:fldChar w:fldCharType="separate"/>
    </w:r>
    <w:r w:rsidR="004A2D92">
      <w:rPr>
        <w:rStyle w:val="PageNumber"/>
        <w:noProof/>
      </w:rPr>
      <w:t>1</w:t>
    </w:r>
    <w:r>
      <w:rPr>
        <w:rStyle w:val="PageNumber"/>
      </w:rPr>
      <w:fldChar w:fldCharType="end"/>
    </w:r>
  </w:p>
  <w:p w14:paraId="4418A8BA" w14:textId="77777777" w:rsidR="00622F28" w:rsidRDefault="00622F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A8BB" w14:textId="1554A017" w:rsidR="00622F28" w:rsidRDefault="005F63F2">
    <w:pPr>
      <w:pStyle w:val="Footer"/>
      <w:framePr w:wrap="around" w:vAnchor="text" w:hAnchor="margin" w:xAlign="center" w:y="1"/>
      <w:rPr>
        <w:rStyle w:val="PageNumber"/>
      </w:rPr>
    </w:pPr>
    <w:r>
      <w:rPr>
        <w:rStyle w:val="PageNumber"/>
      </w:rPr>
      <w:fldChar w:fldCharType="begin"/>
    </w:r>
    <w:r w:rsidR="00622F28">
      <w:rPr>
        <w:rStyle w:val="PageNumber"/>
      </w:rPr>
      <w:instrText xml:space="preserve">PAGE  </w:instrText>
    </w:r>
    <w:r>
      <w:rPr>
        <w:rStyle w:val="PageNumber"/>
      </w:rPr>
      <w:fldChar w:fldCharType="separate"/>
    </w:r>
    <w:r w:rsidR="00A16287">
      <w:rPr>
        <w:rStyle w:val="PageNumber"/>
        <w:noProof/>
      </w:rPr>
      <w:t>14</w:t>
    </w:r>
    <w:r>
      <w:rPr>
        <w:rStyle w:val="PageNumber"/>
      </w:rPr>
      <w:fldChar w:fldCharType="end"/>
    </w:r>
  </w:p>
  <w:p w14:paraId="4418A8BC" w14:textId="77777777" w:rsidR="00622F28" w:rsidRDefault="00622F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1639" w14:textId="77777777" w:rsidR="00277D52" w:rsidRDefault="00277D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F9AA1" w14:textId="77777777" w:rsidR="00A84CA9" w:rsidRDefault="00A84CA9">
      <w:r>
        <w:separator/>
      </w:r>
    </w:p>
  </w:footnote>
  <w:footnote w:type="continuationSeparator" w:id="0">
    <w:p w14:paraId="10BE071C" w14:textId="77777777" w:rsidR="00A84CA9" w:rsidRDefault="00A84CA9">
      <w:r>
        <w:continuationSeparator/>
      </w:r>
    </w:p>
  </w:footnote>
  <w:footnote w:type="continuationNotice" w:id="1">
    <w:p w14:paraId="1B99E27F" w14:textId="77777777" w:rsidR="00A84CA9" w:rsidRDefault="00A84C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8988" w14:textId="77777777" w:rsidR="00277D52" w:rsidRDefault="00277D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A81E" w14:textId="77777777" w:rsidR="00277D52" w:rsidRDefault="00277D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FC1D" w14:textId="77777777" w:rsidR="00277D52" w:rsidRDefault="00277D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22A7B"/>
    <w:multiLevelType w:val="multilevel"/>
    <w:tmpl w:val="F9642B62"/>
    <w:lvl w:ilvl="0">
      <w:start w:val="1"/>
      <w:numFmt w:val="decimal"/>
      <w:lvlText w:val="%1."/>
      <w:lvlJc w:val="left"/>
      <w:pPr>
        <w:tabs>
          <w:tab w:val="num" w:pos="900"/>
        </w:tabs>
        <w:ind w:left="900" w:hanging="900"/>
      </w:pPr>
      <w:rPr>
        <w:rFonts w:hint="default"/>
      </w:rPr>
    </w:lvl>
    <w:lvl w:ilvl="1">
      <w:start w:val="18"/>
      <w:numFmt w:val="decimal"/>
      <w:lvlText w:val="%1.%2."/>
      <w:lvlJc w:val="left"/>
      <w:pPr>
        <w:tabs>
          <w:tab w:val="num" w:pos="900"/>
        </w:tabs>
        <w:ind w:left="900" w:hanging="900"/>
      </w:pPr>
      <w:rPr>
        <w:rFonts w:hint="default"/>
      </w:rPr>
    </w:lvl>
    <w:lvl w:ilvl="2">
      <w:start w:val="15"/>
      <w:numFmt w:val="decimal"/>
      <w:lvlText w:val="%1.%2.%3."/>
      <w:lvlJc w:val="left"/>
      <w:pPr>
        <w:tabs>
          <w:tab w:val="num" w:pos="900"/>
        </w:tabs>
        <w:ind w:left="900" w:hanging="900"/>
      </w:pPr>
      <w:rPr>
        <w:rFonts w:hint="default"/>
      </w:rPr>
    </w:lvl>
    <w:lvl w:ilvl="3">
      <w:start w:val="1"/>
      <w:numFmt w:val="decimal"/>
      <w:lvlText w:val="%1.%2.%3.%4."/>
      <w:lvlJc w:val="left"/>
      <w:pPr>
        <w:tabs>
          <w:tab w:val="num" w:pos="900"/>
        </w:tabs>
        <w:ind w:left="900" w:hanging="90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28255BF0"/>
    <w:multiLevelType w:val="multilevel"/>
    <w:tmpl w:val="B802CEE4"/>
    <w:lvl w:ilvl="0">
      <w:start w:val="1"/>
      <w:numFmt w:val="decimal"/>
      <w:suff w:val="space"/>
      <w:lvlText w:val="ARTICLE %1."/>
      <w:lvlJc w:val="left"/>
      <w:pPr>
        <w:ind w:left="0" w:firstLine="0"/>
      </w:pPr>
      <w:rPr>
        <w:rFonts w:hint="default"/>
      </w:rPr>
    </w:lvl>
    <w:lvl w:ilvl="1">
      <w:start w:val="1"/>
      <w:numFmt w:val="decimal"/>
      <w:lvlText w:val="%1.%2."/>
      <w:lvlJc w:val="left"/>
      <w:pPr>
        <w:ind w:left="0" w:firstLine="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EBF21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8886681"/>
    <w:multiLevelType w:val="multilevel"/>
    <w:tmpl w:val="D91EEAF8"/>
    <w:lvl w:ilvl="0">
      <w:start w:val="1"/>
      <w:numFmt w:val="decimal"/>
      <w:suff w:val="space"/>
      <w:lvlText w:val="ARTICLE %1."/>
      <w:lvlJc w:val="left"/>
      <w:pPr>
        <w:ind w:left="360" w:hanging="360"/>
      </w:pPr>
      <w:rPr>
        <w:rFonts w:ascii="Times New Roman Bold" w:hAnsi="Times New Roman Bold" w:hint="default"/>
        <w:b/>
        <w:i w:val="0"/>
        <w:caps/>
      </w:rPr>
    </w:lvl>
    <w:lvl w:ilvl="1">
      <w:start w:val="1"/>
      <w:numFmt w:val="decimal"/>
      <w:lvlText w:val="%1.%2."/>
      <w:lvlJc w:val="left"/>
      <w:pPr>
        <w:ind w:left="0" w:firstLine="72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EF8218B"/>
    <w:multiLevelType w:val="multilevel"/>
    <w:tmpl w:val="FFE47868"/>
    <w:lvl w:ilvl="0">
      <w:start w:val="1"/>
      <w:numFmt w:val="decimal"/>
      <w:suff w:val="space"/>
      <w:lvlText w:val="ARTICLE %1."/>
      <w:lvlJc w:val="left"/>
      <w:pPr>
        <w:ind w:left="360" w:hanging="360"/>
      </w:pPr>
      <w:rPr>
        <w:rFonts w:ascii="Times New Roman Bold" w:hAnsi="Times New Roman Bold" w:hint="default"/>
        <w:b/>
        <w:i w:val="0"/>
        <w:caps/>
      </w:rPr>
    </w:lvl>
    <w:lvl w:ilvl="1">
      <w:start w:val="1"/>
      <w:numFmt w:val="decimal"/>
      <w:lvlText w:val="%1.%2."/>
      <w:lvlJc w:val="left"/>
      <w:pPr>
        <w:ind w:left="0" w:firstLine="720"/>
      </w:pPr>
      <w:rPr>
        <w:rFonts w:hint="default"/>
      </w:rPr>
    </w:lvl>
    <w:lvl w:ilvl="2">
      <w:start w:val="1"/>
      <w:numFmt w:val="lowerLetter"/>
      <w:lvlText w:val="(%3)"/>
      <w:lvlJc w:val="left"/>
      <w:pPr>
        <w:ind w:left="0" w:firstLine="1440"/>
      </w:pPr>
      <w:rPr>
        <w:rFonts w:hint="default"/>
      </w:rPr>
    </w:lvl>
    <w:lvl w:ilvl="3">
      <w:start w:val="1"/>
      <w:numFmt w:val="lowerRoman"/>
      <w:lvlText w:val="(%4)"/>
      <w:lvlJc w:val="left"/>
      <w:pPr>
        <w:ind w:left="0" w:firstLine="21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16494509">
    <w:abstractNumId w:val="0"/>
  </w:num>
  <w:num w:numId="2" w16cid:durableId="993723773">
    <w:abstractNumId w:val="2"/>
  </w:num>
  <w:num w:numId="3" w16cid:durableId="648749760">
    <w:abstractNumId w:val="4"/>
  </w:num>
  <w:num w:numId="4" w16cid:durableId="1613784675">
    <w:abstractNumId w:val="1"/>
  </w:num>
  <w:num w:numId="5" w16cid:durableId="1873496103">
    <w:abstractNumId w:val="3"/>
  </w:num>
  <w:num w:numId="6" w16cid:durableId="1185552937">
    <w:abstractNumId w:val="4"/>
    <w:lvlOverride w:ilvl="0">
      <w:lvl w:ilvl="0">
        <w:start w:val="1"/>
        <w:numFmt w:val="decimal"/>
        <w:suff w:val="space"/>
        <w:lvlText w:val="ARTICLE %1."/>
        <w:lvlJc w:val="left"/>
        <w:pPr>
          <w:ind w:left="360" w:hanging="360"/>
        </w:pPr>
        <w:rPr>
          <w:rFonts w:ascii="Times New Roman Bold" w:hAnsi="Times New Roman Bold" w:hint="default"/>
          <w:b/>
          <w:i w:val="0"/>
          <w:caps/>
        </w:rPr>
      </w:lvl>
    </w:lvlOverride>
    <w:lvlOverride w:ilvl="1">
      <w:lvl w:ilvl="1">
        <w:start w:val="1"/>
        <w:numFmt w:val="decimal"/>
        <w:lvlText w:val="%1.%2."/>
        <w:lvlJc w:val="left"/>
        <w:pPr>
          <w:ind w:left="0" w:firstLine="720"/>
        </w:pPr>
        <w:rPr>
          <w:rFonts w:hint="default"/>
          <w:b w:val="0"/>
          <w:bCs/>
        </w:rPr>
      </w:lvl>
    </w:lvlOverride>
    <w:lvlOverride w:ilvl="2">
      <w:lvl w:ilvl="2">
        <w:start w:val="1"/>
        <w:numFmt w:val="lowerLetter"/>
        <w:lvlText w:val="(%3)"/>
        <w:lvlJc w:val="left"/>
        <w:pPr>
          <w:ind w:left="0" w:firstLine="1440"/>
        </w:pPr>
        <w:rPr>
          <w:rFonts w:hint="default"/>
        </w:rPr>
      </w:lvl>
    </w:lvlOverride>
    <w:lvlOverride w:ilvl="3">
      <w:lvl w:ilvl="3">
        <w:start w:val="1"/>
        <w:numFmt w:val="lowerRoman"/>
        <w:lvlText w:val="(%4)"/>
        <w:lvlJc w:val="left"/>
        <w:pPr>
          <w:ind w:left="0" w:firstLine="2160"/>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yler Hereford">
    <w15:presenceInfo w15:providerId="AD" w15:userId="S::Tyler@loneoakfund.com::45e17811-d283-462d-8ddb-7466f24bef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35A"/>
    <w:rsid w:val="0002679E"/>
    <w:rsid w:val="000373B2"/>
    <w:rsid w:val="00044AEE"/>
    <w:rsid w:val="00063C44"/>
    <w:rsid w:val="0009383C"/>
    <w:rsid w:val="0009550E"/>
    <w:rsid w:val="000F4A67"/>
    <w:rsid w:val="001062CC"/>
    <w:rsid w:val="00114205"/>
    <w:rsid w:val="00137F75"/>
    <w:rsid w:val="00147BD6"/>
    <w:rsid w:val="00151734"/>
    <w:rsid w:val="00160359"/>
    <w:rsid w:val="00173FF7"/>
    <w:rsid w:val="001B315C"/>
    <w:rsid w:val="001D231D"/>
    <w:rsid w:val="001D2343"/>
    <w:rsid w:val="001D5D89"/>
    <w:rsid w:val="001E38C8"/>
    <w:rsid w:val="001E4C06"/>
    <w:rsid w:val="00211126"/>
    <w:rsid w:val="002157B0"/>
    <w:rsid w:val="00215F8A"/>
    <w:rsid w:val="002167FD"/>
    <w:rsid w:val="00237DDE"/>
    <w:rsid w:val="002426C9"/>
    <w:rsid w:val="00242A70"/>
    <w:rsid w:val="00246933"/>
    <w:rsid w:val="00251114"/>
    <w:rsid w:val="002631E4"/>
    <w:rsid w:val="00277D52"/>
    <w:rsid w:val="00285E41"/>
    <w:rsid w:val="002919D4"/>
    <w:rsid w:val="0029223B"/>
    <w:rsid w:val="00294294"/>
    <w:rsid w:val="002A0CF2"/>
    <w:rsid w:val="002B4AF7"/>
    <w:rsid w:val="002C6A25"/>
    <w:rsid w:val="0031354D"/>
    <w:rsid w:val="003361A7"/>
    <w:rsid w:val="0034046E"/>
    <w:rsid w:val="00356FE2"/>
    <w:rsid w:val="00370CA0"/>
    <w:rsid w:val="00380E99"/>
    <w:rsid w:val="00392437"/>
    <w:rsid w:val="00392DEE"/>
    <w:rsid w:val="003B3BB4"/>
    <w:rsid w:val="003B4B91"/>
    <w:rsid w:val="003C7BF5"/>
    <w:rsid w:val="003D2A9D"/>
    <w:rsid w:val="003E3B9E"/>
    <w:rsid w:val="003F5226"/>
    <w:rsid w:val="00420925"/>
    <w:rsid w:val="00437114"/>
    <w:rsid w:val="0044246E"/>
    <w:rsid w:val="00461978"/>
    <w:rsid w:val="00463CAE"/>
    <w:rsid w:val="00471742"/>
    <w:rsid w:val="004733A4"/>
    <w:rsid w:val="004A1421"/>
    <w:rsid w:val="004A2D92"/>
    <w:rsid w:val="004B46C2"/>
    <w:rsid w:val="004D2EDA"/>
    <w:rsid w:val="004F1D43"/>
    <w:rsid w:val="004F386E"/>
    <w:rsid w:val="00506185"/>
    <w:rsid w:val="00512F9B"/>
    <w:rsid w:val="00513E0E"/>
    <w:rsid w:val="00525B27"/>
    <w:rsid w:val="00532C4D"/>
    <w:rsid w:val="005355EB"/>
    <w:rsid w:val="00541840"/>
    <w:rsid w:val="00553EB5"/>
    <w:rsid w:val="00561A30"/>
    <w:rsid w:val="005953D9"/>
    <w:rsid w:val="005B1138"/>
    <w:rsid w:val="005B3C5D"/>
    <w:rsid w:val="005C4C4A"/>
    <w:rsid w:val="005C6166"/>
    <w:rsid w:val="005D4307"/>
    <w:rsid w:val="005E25E6"/>
    <w:rsid w:val="005F63F2"/>
    <w:rsid w:val="00606F19"/>
    <w:rsid w:val="00611949"/>
    <w:rsid w:val="00615E50"/>
    <w:rsid w:val="00622F28"/>
    <w:rsid w:val="0064015A"/>
    <w:rsid w:val="006470D9"/>
    <w:rsid w:val="00653867"/>
    <w:rsid w:val="00654D3B"/>
    <w:rsid w:val="00696C94"/>
    <w:rsid w:val="006A634A"/>
    <w:rsid w:val="006C32AF"/>
    <w:rsid w:val="006D1780"/>
    <w:rsid w:val="0070099E"/>
    <w:rsid w:val="0071002A"/>
    <w:rsid w:val="00713BE7"/>
    <w:rsid w:val="007147B7"/>
    <w:rsid w:val="007152AA"/>
    <w:rsid w:val="007156F6"/>
    <w:rsid w:val="00720875"/>
    <w:rsid w:val="007553C7"/>
    <w:rsid w:val="007821D1"/>
    <w:rsid w:val="007A698F"/>
    <w:rsid w:val="007D0773"/>
    <w:rsid w:val="007D1C58"/>
    <w:rsid w:val="007D4EF9"/>
    <w:rsid w:val="007F585D"/>
    <w:rsid w:val="00813ED9"/>
    <w:rsid w:val="00831AEE"/>
    <w:rsid w:val="0084401A"/>
    <w:rsid w:val="008534ED"/>
    <w:rsid w:val="00860C8F"/>
    <w:rsid w:val="00897252"/>
    <w:rsid w:val="008A1E9E"/>
    <w:rsid w:val="008A4B7D"/>
    <w:rsid w:val="008C7B7C"/>
    <w:rsid w:val="008D194F"/>
    <w:rsid w:val="008E19BD"/>
    <w:rsid w:val="008F6429"/>
    <w:rsid w:val="009359AD"/>
    <w:rsid w:val="0094152C"/>
    <w:rsid w:val="009558A8"/>
    <w:rsid w:val="00994AB0"/>
    <w:rsid w:val="009B059E"/>
    <w:rsid w:val="009B5D0F"/>
    <w:rsid w:val="009B7C5F"/>
    <w:rsid w:val="009C0BDE"/>
    <w:rsid w:val="009C1796"/>
    <w:rsid w:val="009D235A"/>
    <w:rsid w:val="009D4FF7"/>
    <w:rsid w:val="009D7436"/>
    <w:rsid w:val="009E32F1"/>
    <w:rsid w:val="009F451D"/>
    <w:rsid w:val="00A058DF"/>
    <w:rsid w:val="00A14A6E"/>
    <w:rsid w:val="00A16287"/>
    <w:rsid w:val="00A228CE"/>
    <w:rsid w:val="00A26246"/>
    <w:rsid w:val="00A271C9"/>
    <w:rsid w:val="00A276CE"/>
    <w:rsid w:val="00A42FAF"/>
    <w:rsid w:val="00A52100"/>
    <w:rsid w:val="00A548B7"/>
    <w:rsid w:val="00A60982"/>
    <w:rsid w:val="00A65DCD"/>
    <w:rsid w:val="00A66B1F"/>
    <w:rsid w:val="00A83B9E"/>
    <w:rsid w:val="00A84CA9"/>
    <w:rsid w:val="00A963CF"/>
    <w:rsid w:val="00AA5334"/>
    <w:rsid w:val="00AA75C0"/>
    <w:rsid w:val="00AB2717"/>
    <w:rsid w:val="00AC273B"/>
    <w:rsid w:val="00AC65DB"/>
    <w:rsid w:val="00AD0301"/>
    <w:rsid w:val="00B36A15"/>
    <w:rsid w:val="00B518EA"/>
    <w:rsid w:val="00B713A5"/>
    <w:rsid w:val="00B82E33"/>
    <w:rsid w:val="00B87970"/>
    <w:rsid w:val="00B90DB6"/>
    <w:rsid w:val="00B90E4D"/>
    <w:rsid w:val="00BB34AD"/>
    <w:rsid w:val="00BB55F0"/>
    <w:rsid w:val="00BD5C81"/>
    <w:rsid w:val="00C04BE2"/>
    <w:rsid w:val="00C1274B"/>
    <w:rsid w:val="00C50BC5"/>
    <w:rsid w:val="00C611C3"/>
    <w:rsid w:val="00C701C1"/>
    <w:rsid w:val="00C81C21"/>
    <w:rsid w:val="00C8213F"/>
    <w:rsid w:val="00C922DF"/>
    <w:rsid w:val="00C959B6"/>
    <w:rsid w:val="00CB42BC"/>
    <w:rsid w:val="00CF040B"/>
    <w:rsid w:val="00D20115"/>
    <w:rsid w:val="00D61615"/>
    <w:rsid w:val="00D65012"/>
    <w:rsid w:val="00D861BE"/>
    <w:rsid w:val="00D8667F"/>
    <w:rsid w:val="00D86691"/>
    <w:rsid w:val="00D96FB4"/>
    <w:rsid w:val="00DA6170"/>
    <w:rsid w:val="00DB24D4"/>
    <w:rsid w:val="00DC337A"/>
    <w:rsid w:val="00DD0C73"/>
    <w:rsid w:val="00E166F6"/>
    <w:rsid w:val="00E429D5"/>
    <w:rsid w:val="00E8161E"/>
    <w:rsid w:val="00E8277D"/>
    <w:rsid w:val="00E910FF"/>
    <w:rsid w:val="00EA77C9"/>
    <w:rsid w:val="00EC3EF9"/>
    <w:rsid w:val="00ED6624"/>
    <w:rsid w:val="00ED675F"/>
    <w:rsid w:val="00EE0D0F"/>
    <w:rsid w:val="00EE4466"/>
    <w:rsid w:val="00EF2FE3"/>
    <w:rsid w:val="00EF38D2"/>
    <w:rsid w:val="00F026E0"/>
    <w:rsid w:val="00F114B8"/>
    <w:rsid w:val="00F163F2"/>
    <w:rsid w:val="00F176CA"/>
    <w:rsid w:val="00F31A94"/>
    <w:rsid w:val="00F44874"/>
    <w:rsid w:val="00F515EE"/>
    <w:rsid w:val="00F53AD0"/>
    <w:rsid w:val="00F56961"/>
    <w:rsid w:val="00F62466"/>
    <w:rsid w:val="00F746C5"/>
    <w:rsid w:val="00F9193B"/>
    <w:rsid w:val="00F922AB"/>
    <w:rsid w:val="00FA1EE4"/>
    <w:rsid w:val="00FA4E1E"/>
    <w:rsid w:val="00FB3053"/>
    <w:rsid w:val="00FC44D8"/>
    <w:rsid w:val="00FC7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18A7CE"/>
  <w15:docId w15:val="{87FF6B39-1B07-445C-8322-5CBA1EEEE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231D"/>
    <w:rPr>
      <w:sz w:val="24"/>
      <w:szCs w:val="24"/>
    </w:rPr>
  </w:style>
  <w:style w:type="paragraph" w:styleId="Heading1">
    <w:name w:val="heading 1"/>
    <w:basedOn w:val="Normal"/>
    <w:next w:val="Normal"/>
    <w:link w:val="Heading1Char"/>
    <w:qFormat/>
    <w:rsid w:val="002B4AF7"/>
    <w:pPr>
      <w:overflowPunct w:val="0"/>
      <w:autoSpaceDE w:val="0"/>
      <w:autoSpaceDN w:val="0"/>
      <w:adjustRightInd w:val="0"/>
      <w:ind w:left="576" w:hanging="576"/>
      <w:textAlignment w:val="baseline"/>
      <w:outlineLvl w:val="0"/>
    </w:pPr>
    <w:rPr>
      <w:rFonts w:ascii="Univers (W1)" w:hAnsi="Univers (W1)"/>
      <w:vanish/>
      <w:color w:val="FFFFFF"/>
      <w:sz w:val="20"/>
      <w:szCs w:val="20"/>
    </w:rPr>
  </w:style>
  <w:style w:type="paragraph" w:styleId="Heading2">
    <w:name w:val="heading 2"/>
    <w:basedOn w:val="Normal"/>
    <w:next w:val="Normal"/>
    <w:link w:val="Heading2Char"/>
    <w:qFormat/>
    <w:rsid w:val="002B4AF7"/>
    <w:pPr>
      <w:overflowPunct w:val="0"/>
      <w:autoSpaceDE w:val="0"/>
      <w:autoSpaceDN w:val="0"/>
      <w:adjustRightInd w:val="0"/>
      <w:ind w:left="1152" w:hanging="576"/>
      <w:textAlignment w:val="baseline"/>
      <w:outlineLvl w:val="1"/>
    </w:pPr>
    <w:rPr>
      <w:rFonts w:ascii="Univers (W1)" w:hAnsi="Univers (W1)"/>
      <w:sz w:val="20"/>
      <w:szCs w:val="20"/>
    </w:rPr>
  </w:style>
  <w:style w:type="paragraph" w:styleId="Heading3">
    <w:name w:val="heading 3"/>
    <w:basedOn w:val="Normal"/>
    <w:next w:val="Normal"/>
    <w:link w:val="Heading3Char"/>
    <w:qFormat/>
    <w:rsid w:val="002B4AF7"/>
    <w:pPr>
      <w:overflowPunct w:val="0"/>
      <w:autoSpaceDE w:val="0"/>
      <w:autoSpaceDN w:val="0"/>
      <w:adjustRightInd w:val="0"/>
      <w:ind w:left="1800" w:hanging="576"/>
      <w:textAlignment w:val="baseline"/>
      <w:outlineLvl w:val="2"/>
    </w:pPr>
    <w:rPr>
      <w:rFonts w:ascii="Univers (W1)" w:hAnsi="Univers (W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rsid w:val="001D231D"/>
    <w:pPr>
      <w:framePr w:w="7920" w:h="1980" w:hRule="exact" w:hSpace="180" w:wrap="auto" w:hAnchor="page" w:xAlign="center" w:yAlign="bottom"/>
      <w:ind w:left="2880"/>
    </w:pPr>
    <w:rPr>
      <w:rFonts w:ascii="Trebuchet MS" w:hAnsi="Trebuchet MS"/>
    </w:rPr>
  </w:style>
  <w:style w:type="paragraph" w:styleId="EnvelopeReturn">
    <w:name w:val="envelope return"/>
    <w:basedOn w:val="Normal"/>
    <w:rsid w:val="001D231D"/>
    <w:rPr>
      <w:rFonts w:ascii="Trebuchet MS" w:hAnsi="Trebuchet MS"/>
      <w:sz w:val="20"/>
      <w:szCs w:val="20"/>
    </w:rPr>
  </w:style>
  <w:style w:type="paragraph" w:styleId="Footer">
    <w:name w:val="footer"/>
    <w:basedOn w:val="Normal"/>
    <w:link w:val="FooterChar"/>
    <w:uiPriority w:val="99"/>
    <w:rsid w:val="001D231D"/>
    <w:pPr>
      <w:tabs>
        <w:tab w:val="center" w:pos="4320"/>
        <w:tab w:val="right" w:pos="8640"/>
      </w:tabs>
    </w:pPr>
  </w:style>
  <w:style w:type="character" w:styleId="PageNumber">
    <w:name w:val="page number"/>
    <w:basedOn w:val="DefaultParagraphFont"/>
    <w:uiPriority w:val="99"/>
    <w:rsid w:val="001D231D"/>
  </w:style>
  <w:style w:type="paragraph" w:styleId="BodyText">
    <w:name w:val="Body Text"/>
    <w:basedOn w:val="Normal"/>
    <w:link w:val="BodyTextChar"/>
    <w:rsid w:val="00A83B9E"/>
    <w:pPr>
      <w:spacing w:line="480" w:lineRule="auto"/>
      <w:jc w:val="both"/>
    </w:pPr>
  </w:style>
  <w:style w:type="paragraph" w:customStyle="1" w:styleId="Form">
    <w:name w:val="Form:"/>
    <w:rsid w:val="00A83B9E"/>
    <w:pPr>
      <w:tabs>
        <w:tab w:val="left" w:pos="720"/>
        <w:tab w:val="left" w:pos="1440"/>
        <w:tab w:val="left" w:pos="2160"/>
        <w:tab w:val="left" w:pos="2880"/>
        <w:tab w:val="left" w:pos="3600"/>
        <w:tab w:val="left" w:pos="4320"/>
        <w:tab w:val="left" w:pos="5040"/>
        <w:tab w:val="left" w:pos="5760"/>
        <w:tab w:val="left" w:pos="6480"/>
        <w:tab w:val="left" w:pos="7200"/>
        <w:tab w:val="left" w:pos="7920"/>
      </w:tabs>
      <w:overflowPunct w:val="0"/>
      <w:autoSpaceDE w:val="0"/>
      <w:autoSpaceDN w:val="0"/>
      <w:adjustRightInd w:val="0"/>
      <w:spacing w:after="239" w:line="239" w:lineRule="atLeast"/>
      <w:ind w:firstLine="239"/>
      <w:jc w:val="both"/>
    </w:pPr>
    <w:rPr>
      <w:rFonts w:ascii="Helvetica" w:hAnsi="Helvetica"/>
      <w:b/>
    </w:rPr>
  </w:style>
  <w:style w:type="character" w:customStyle="1" w:styleId="Heading1Char">
    <w:name w:val="Heading 1 Char"/>
    <w:basedOn w:val="DefaultParagraphFont"/>
    <w:link w:val="Heading1"/>
    <w:rsid w:val="002B4AF7"/>
    <w:rPr>
      <w:rFonts w:ascii="Univers (W1)" w:hAnsi="Univers (W1)"/>
      <w:vanish/>
      <w:color w:val="FFFFFF"/>
    </w:rPr>
  </w:style>
  <w:style w:type="character" w:customStyle="1" w:styleId="Heading2Char">
    <w:name w:val="Heading 2 Char"/>
    <w:basedOn w:val="DefaultParagraphFont"/>
    <w:link w:val="Heading2"/>
    <w:rsid w:val="002B4AF7"/>
    <w:rPr>
      <w:rFonts w:ascii="Univers (W1)" w:hAnsi="Univers (W1)"/>
    </w:rPr>
  </w:style>
  <w:style w:type="character" w:customStyle="1" w:styleId="Heading3Char">
    <w:name w:val="Heading 3 Char"/>
    <w:basedOn w:val="DefaultParagraphFont"/>
    <w:link w:val="Heading3"/>
    <w:rsid w:val="002B4AF7"/>
    <w:rPr>
      <w:rFonts w:ascii="Univers (W1)" w:hAnsi="Univers (W1)"/>
    </w:rPr>
  </w:style>
  <w:style w:type="paragraph" w:customStyle="1" w:styleId="WFBStandard">
    <w:name w:val="WFB Standard"/>
    <w:rsid w:val="002B4AF7"/>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overflowPunct w:val="0"/>
      <w:autoSpaceDE w:val="0"/>
      <w:autoSpaceDN w:val="0"/>
      <w:adjustRightInd w:val="0"/>
      <w:textAlignment w:val="baseline"/>
    </w:pPr>
    <w:rPr>
      <w:rFonts w:ascii="Univers (W1)" w:hAnsi="Univers (W1)"/>
    </w:rPr>
  </w:style>
  <w:style w:type="character" w:customStyle="1" w:styleId="BodyTextChar">
    <w:name w:val="Body Text Char"/>
    <w:basedOn w:val="DefaultParagraphFont"/>
    <w:link w:val="BodyText"/>
    <w:rsid w:val="00541840"/>
    <w:rPr>
      <w:sz w:val="24"/>
      <w:szCs w:val="24"/>
    </w:rPr>
  </w:style>
  <w:style w:type="character" w:customStyle="1" w:styleId="FooterChar">
    <w:name w:val="Footer Char"/>
    <w:basedOn w:val="DefaultParagraphFont"/>
    <w:link w:val="Footer"/>
    <w:uiPriority w:val="99"/>
    <w:rsid w:val="0044246E"/>
    <w:rPr>
      <w:sz w:val="24"/>
      <w:szCs w:val="24"/>
    </w:rPr>
  </w:style>
  <w:style w:type="paragraph" w:styleId="BalloonText">
    <w:name w:val="Balloon Text"/>
    <w:basedOn w:val="Normal"/>
    <w:link w:val="BalloonTextChar"/>
    <w:semiHidden/>
    <w:unhideWhenUsed/>
    <w:rsid w:val="00713BE7"/>
    <w:rPr>
      <w:rFonts w:ascii="Segoe UI" w:hAnsi="Segoe UI" w:cs="Segoe UI"/>
      <w:sz w:val="18"/>
      <w:szCs w:val="18"/>
    </w:rPr>
  </w:style>
  <w:style w:type="character" w:customStyle="1" w:styleId="BalloonTextChar">
    <w:name w:val="Balloon Text Char"/>
    <w:basedOn w:val="DefaultParagraphFont"/>
    <w:link w:val="BalloonText"/>
    <w:semiHidden/>
    <w:rsid w:val="00713BE7"/>
    <w:rPr>
      <w:rFonts w:ascii="Segoe UI" w:hAnsi="Segoe UI" w:cs="Segoe UI"/>
      <w:sz w:val="18"/>
      <w:szCs w:val="18"/>
    </w:rPr>
  </w:style>
  <w:style w:type="paragraph" w:styleId="Header">
    <w:name w:val="header"/>
    <w:basedOn w:val="Normal"/>
    <w:link w:val="HeaderChar"/>
    <w:unhideWhenUsed/>
    <w:rsid w:val="00242A70"/>
    <w:pPr>
      <w:tabs>
        <w:tab w:val="center" w:pos="4680"/>
        <w:tab w:val="right" w:pos="9360"/>
      </w:tabs>
    </w:pPr>
  </w:style>
  <w:style w:type="character" w:customStyle="1" w:styleId="HeaderChar">
    <w:name w:val="Header Char"/>
    <w:basedOn w:val="DefaultParagraphFont"/>
    <w:link w:val="Header"/>
    <w:rsid w:val="00242A70"/>
    <w:rPr>
      <w:sz w:val="24"/>
      <w:szCs w:val="24"/>
    </w:rPr>
  </w:style>
  <w:style w:type="paragraph" w:styleId="Revision">
    <w:name w:val="Revision"/>
    <w:hidden/>
    <w:uiPriority w:val="99"/>
    <w:semiHidden/>
    <w:rsid w:val="009B059E"/>
    <w:rPr>
      <w:sz w:val="24"/>
      <w:szCs w:val="24"/>
    </w:rPr>
  </w:style>
  <w:style w:type="character" w:styleId="CommentReference">
    <w:name w:val="annotation reference"/>
    <w:basedOn w:val="DefaultParagraphFont"/>
    <w:semiHidden/>
    <w:unhideWhenUsed/>
    <w:rsid w:val="008A1E9E"/>
    <w:rPr>
      <w:sz w:val="16"/>
      <w:szCs w:val="16"/>
    </w:rPr>
  </w:style>
  <w:style w:type="paragraph" w:styleId="CommentText">
    <w:name w:val="annotation text"/>
    <w:basedOn w:val="Normal"/>
    <w:link w:val="CommentTextChar"/>
    <w:unhideWhenUsed/>
    <w:rsid w:val="008A1E9E"/>
    <w:rPr>
      <w:sz w:val="20"/>
      <w:szCs w:val="20"/>
    </w:rPr>
  </w:style>
  <w:style w:type="character" w:customStyle="1" w:styleId="CommentTextChar">
    <w:name w:val="Comment Text Char"/>
    <w:basedOn w:val="DefaultParagraphFont"/>
    <w:link w:val="CommentText"/>
    <w:rsid w:val="008A1E9E"/>
  </w:style>
  <w:style w:type="paragraph" w:styleId="CommentSubject">
    <w:name w:val="annotation subject"/>
    <w:basedOn w:val="CommentText"/>
    <w:next w:val="CommentText"/>
    <w:link w:val="CommentSubjectChar"/>
    <w:semiHidden/>
    <w:unhideWhenUsed/>
    <w:rsid w:val="008A1E9E"/>
    <w:rPr>
      <w:b/>
      <w:bCs/>
    </w:rPr>
  </w:style>
  <w:style w:type="character" w:customStyle="1" w:styleId="CommentSubjectChar">
    <w:name w:val="Comment Subject Char"/>
    <w:basedOn w:val="CommentTextChar"/>
    <w:link w:val="CommentSubject"/>
    <w:semiHidden/>
    <w:rsid w:val="008A1E9E"/>
    <w:rPr>
      <w:b/>
      <w:bCs/>
    </w:rPr>
  </w:style>
  <w:style w:type="paragraph" w:styleId="ListParagraph">
    <w:name w:val="List Paragraph"/>
    <w:basedOn w:val="Normal"/>
    <w:uiPriority w:val="34"/>
    <w:qFormat/>
    <w:rsid w:val="00463C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358091">
      <w:bodyDiv w:val="1"/>
      <w:marLeft w:val="0"/>
      <w:marRight w:val="0"/>
      <w:marTop w:val="0"/>
      <w:marBottom w:val="0"/>
      <w:divBdr>
        <w:top w:val="none" w:sz="0" w:space="0" w:color="auto"/>
        <w:left w:val="none" w:sz="0" w:space="0" w:color="auto"/>
        <w:bottom w:val="none" w:sz="0" w:space="0" w:color="auto"/>
        <w:right w:val="none" w:sz="0" w:space="0" w:color="auto"/>
      </w:divBdr>
    </w:div>
    <w:div w:id="403339203">
      <w:bodyDiv w:val="1"/>
      <w:marLeft w:val="0"/>
      <w:marRight w:val="0"/>
      <w:marTop w:val="0"/>
      <w:marBottom w:val="0"/>
      <w:divBdr>
        <w:top w:val="none" w:sz="0" w:space="0" w:color="auto"/>
        <w:left w:val="none" w:sz="0" w:space="0" w:color="auto"/>
        <w:bottom w:val="none" w:sz="0" w:space="0" w:color="auto"/>
        <w:right w:val="none" w:sz="0" w:space="0" w:color="auto"/>
      </w:divBdr>
    </w:div>
    <w:div w:id="1028750888">
      <w:bodyDiv w:val="1"/>
      <w:marLeft w:val="0"/>
      <w:marRight w:val="0"/>
      <w:marTop w:val="0"/>
      <w:marBottom w:val="0"/>
      <w:divBdr>
        <w:top w:val="none" w:sz="0" w:space="0" w:color="auto"/>
        <w:left w:val="none" w:sz="0" w:space="0" w:color="auto"/>
        <w:bottom w:val="none" w:sz="0" w:space="0" w:color="auto"/>
        <w:right w:val="none" w:sz="0" w:space="0" w:color="auto"/>
      </w:divBdr>
    </w:div>
    <w:div w:id="113614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540e2a-ac8a-4fc2-8ad9-6663a8c0ebd5" xsi:nil="true"/>
    <lcf76f155ced4ddcb4097134ff3c332f xmlns="cba86c23-da71-413f-a635-5063881be3c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13A0E020689E4C9CA53E41E59A4F7E" ma:contentTypeVersion="18" ma:contentTypeDescription="Create a new document." ma:contentTypeScope="" ma:versionID="f2c2e1660943c157baf91bb46dfce3cb">
  <xsd:schema xmlns:xsd="http://www.w3.org/2001/XMLSchema" xmlns:xs="http://www.w3.org/2001/XMLSchema" xmlns:p="http://schemas.microsoft.com/office/2006/metadata/properties" xmlns:ns2="cba86c23-da71-413f-a635-5063881be3c4" xmlns:ns3="d5540e2a-ac8a-4fc2-8ad9-6663a8c0ebd5" targetNamespace="http://schemas.microsoft.com/office/2006/metadata/properties" ma:root="true" ma:fieldsID="af7924a46fbf72737069e1578c3d8cb7" ns2:_="" ns3:_="">
    <xsd:import namespace="cba86c23-da71-413f-a635-5063881be3c4"/>
    <xsd:import namespace="d5540e2a-ac8a-4fc2-8ad9-6663a8c0e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86c23-da71-413f-a635-5063881be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1bc479-c90e-4358-a61e-49b03c5613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540e2a-ac8a-4fc2-8ad9-6663a8c0eb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261c1a-56d7-45e9-a58e-85754c8b1968}" ma:internalName="TaxCatchAll" ma:showField="CatchAllData" ma:web="d5540e2a-ac8a-4fc2-8ad9-6663a8c0e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75C40-307A-4F8C-B18F-AE06D12058D9}">
  <ds:schemaRefs>
    <ds:schemaRef ds:uri="http://schemas.microsoft.com/office/2006/metadata/properties"/>
    <ds:schemaRef ds:uri="http://schemas.microsoft.com/office/infopath/2007/PartnerControls"/>
    <ds:schemaRef ds:uri="d5540e2a-ac8a-4fc2-8ad9-6663a8c0ebd5"/>
    <ds:schemaRef ds:uri="cba86c23-da71-413f-a635-5063881be3c4"/>
  </ds:schemaRefs>
</ds:datastoreItem>
</file>

<file path=customXml/itemProps2.xml><?xml version="1.0" encoding="utf-8"?>
<ds:datastoreItem xmlns:ds="http://schemas.openxmlformats.org/officeDocument/2006/customXml" ds:itemID="{AE61F198-B75E-4A56-94A9-B7ACA71EB8FC}"/>
</file>

<file path=customXml/itemProps3.xml><?xml version="1.0" encoding="utf-8"?>
<ds:datastoreItem xmlns:ds="http://schemas.openxmlformats.org/officeDocument/2006/customXml" ds:itemID="{FA9FD967-F17F-47CB-9220-DDDA28D354C3}">
  <ds:schemaRefs>
    <ds:schemaRef ds:uri="http://schemas.microsoft.com/sharepoint/v3/contenttype/forms"/>
  </ds:schemaRefs>
</ds:datastoreItem>
</file>

<file path=customXml/itemProps4.xml><?xml version="1.0" encoding="utf-8"?>
<ds:datastoreItem xmlns:ds="http://schemas.openxmlformats.org/officeDocument/2006/customXml" ds:itemID="{C15872C7-D44B-4143-AEB2-49AD12909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8630</Words>
  <Characters>46228</Characters>
  <Application>Microsoft Office Word</Application>
  <DocSecurity>0</DocSecurity>
  <Lines>590</Lines>
  <Paragraphs>114</Paragraphs>
  <ScaleCrop>false</ScaleCrop>
  <HeadingPairs>
    <vt:vector size="2" baseType="variant">
      <vt:variant>
        <vt:lpstr>Title</vt:lpstr>
      </vt:variant>
      <vt:variant>
        <vt:i4>1</vt:i4>
      </vt:variant>
    </vt:vector>
  </HeadingPairs>
  <TitlesOfParts>
    <vt:vector size="1" baseType="lpstr">
      <vt:lpstr>Recording Requested By</vt:lpstr>
    </vt:vector>
  </TitlesOfParts>
  <Company>Lazar-Ducot Associates, Inc.</Company>
  <LinksUpToDate>false</LinksUpToDate>
  <CharactersWithSpaces>54860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Requested By</dc:title>
  <dc:creator>Marian Manzer</dc:creator>
  <cp:lastModifiedBy>Alexa Mizrahi</cp:lastModifiedBy>
  <cp:revision>4</cp:revision>
  <cp:lastPrinted>2025-07-16T20:25:00Z</cp:lastPrinted>
  <dcterms:created xsi:type="dcterms:W3CDTF">2025-07-29T21:15:00Z</dcterms:created>
  <dcterms:modified xsi:type="dcterms:W3CDTF">2026-01-28T01:14:00Z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0x0101009613A0E020689E4C9CA53E41E59A4F7E</vt:lpwstr>
  </property>
  <property fmtid="{D5CDD505-2E9C-101B-9397-08002B2CF9AE}" pid="3" name="MediaServiceImageTags">
    <vt:lpwstr/>
  </property>
</Properties>
</file>